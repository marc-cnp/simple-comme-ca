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widowControl w:val="0"/>
        <w:spacing w:before="11" w:lineRule="auto"/>
        <w:jc w:val="center"/>
        <w:rPr>
          <w:color w:val="434343"/>
          <w:sz w:val="20"/>
          <w:szCs w:val="20"/>
        </w:rPr>
      </w:pPr>
      <w:r w:rsidDel="00000000" w:rsidR="00000000" w:rsidRPr="00000000">
        <w:rPr>
          <w:color w:val="434343"/>
          <w:sz w:val="20"/>
          <w:szCs w:val="20"/>
        </w:rPr>
        <w:drawing>
          <wp:inline distB="0" distT="0" distL="0" distR="0">
            <wp:extent cx="1259026" cy="340678"/>
            <wp:effectExtent b="0" l="0" r="0" t="0"/>
            <wp:docPr descr="/Volumes/GoogleDrive/Mon Drive/Com:Mktg/07 - Material/00 - Inqom/Inqom - Logo/Full Logo — color_flat@2xNEW.png" id="1" name="image2.png"/>
            <a:graphic>
              <a:graphicData uri="http://schemas.openxmlformats.org/drawingml/2006/picture">
                <pic:pic>
                  <pic:nvPicPr>
                    <pic:cNvPr descr="/Volumes/GoogleDrive/Mon Drive/Com:Mktg/07 - Material/00 - Inqom/Inqom - Logo/Full Logo — color_flat@2xNEW.png" id="0" name="image2.png"/>
                    <pic:cNvPicPr preferRelativeResize="0"/>
                  </pic:nvPicPr>
                  <pic:blipFill>
                    <a:blip r:embed="rId6"/>
                    <a:srcRect b="0" l="0" r="0" t="0"/>
                    <a:stretch>
                      <a:fillRect/>
                    </a:stretch>
                  </pic:blipFill>
                  <pic:spPr>
                    <a:xfrm>
                      <a:off x="0" y="0"/>
                      <a:ext cx="1259026" cy="34067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5">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6">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7">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8">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9">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A">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B">
      <w:pPr>
        <w:pageBreakBefore w:val="0"/>
        <w:widowControl w:val="0"/>
        <w:spacing w:before="11" w:line="240" w:lineRule="auto"/>
        <w:jc w:val="left"/>
        <w:rPr>
          <w:color w:val="434343"/>
          <w:sz w:val="20"/>
          <w:szCs w:val="20"/>
        </w:rPr>
      </w:pPr>
      <w:r w:rsidDel="00000000" w:rsidR="00000000" w:rsidRPr="00000000">
        <w:rPr>
          <w:rtl w:val="0"/>
        </w:rPr>
      </w:r>
    </w:p>
    <w:p w:rsidR="00000000" w:rsidDel="00000000" w:rsidP="00000000" w:rsidRDefault="00000000" w:rsidRPr="00000000" w14:paraId="0000000C">
      <w:pPr>
        <w:pageBreakBefore w:val="0"/>
        <w:widowControl w:val="0"/>
        <w:spacing w:before="11" w:line="240" w:lineRule="auto"/>
        <w:jc w:val="center"/>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0D">
      <w:pPr>
        <w:pageBreakBefore w:val="0"/>
        <w:widowControl w:val="0"/>
        <w:spacing w:before="11" w:line="240" w:lineRule="auto"/>
        <w:jc w:val="center"/>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0E">
      <w:pPr>
        <w:pStyle w:val="Title"/>
        <w:pageBreakBefore w:val="0"/>
        <w:jc w:val="center"/>
        <w:rPr>
          <w:rFonts w:ascii="Roboto" w:cs="Roboto" w:eastAsia="Roboto" w:hAnsi="Roboto"/>
          <w:color w:val="41444e"/>
          <w:sz w:val="76"/>
          <w:szCs w:val="76"/>
        </w:rPr>
      </w:pPr>
      <w:bookmarkStart w:colFirst="0" w:colLast="0" w:name="_w8ewlbfa0tgt" w:id="0"/>
      <w:bookmarkEnd w:id="0"/>
      <w:r w:rsidDel="00000000" w:rsidR="00000000" w:rsidRPr="00000000">
        <w:rPr>
          <w:rFonts w:ascii="Roboto" w:cs="Roboto" w:eastAsia="Roboto" w:hAnsi="Roboto"/>
          <w:color w:val="41444e"/>
          <w:sz w:val="76"/>
          <w:szCs w:val="76"/>
          <w:rtl w:val="0"/>
        </w:rPr>
        <w:t xml:space="preserve">API </w:t>
      </w:r>
      <w:r w:rsidDel="00000000" w:rsidR="00000000" w:rsidRPr="00000000">
        <w:rPr>
          <w:color w:val="41444e"/>
          <w:sz w:val="76"/>
          <w:szCs w:val="76"/>
          <w:rtl w:val="0"/>
        </w:rPr>
        <w:t xml:space="preserve">Accounting</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widowControl w:val="0"/>
        <w:spacing w:before="11" w:lineRule="auto"/>
        <w:jc w:val="center"/>
        <w:rPr/>
      </w:pPr>
      <w:r w:rsidDel="00000000" w:rsidR="00000000" w:rsidRPr="00000000">
        <w:rPr>
          <w:rtl w:val="0"/>
        </w:rPr>
      </w:r>
    </w:p>
    <w:p w:rsidR="00000000" w:rsidDel="00000000" w:rsidP="00000000" w:rsidRDefault="00000000" w:rsidRPr="00000000" w14:paraId="00000025">
      <w:pPr>
        <w:pageBreakBefore w:val="0"/>
        <w:rPr>
          <w:rFonts w:ascii="Roboto" w:cs="Roboto" w:eastAsia="Roboto" w:hAnsi="Robot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rPr>
          <w:color w:val="434343"/>
        </w:rPr>
      </w:pPr>
      <w:r w:rsidDel="00000000" w:rsidR="00000000" w:rsidRPr="00000000">
        <w:rPr>
          <w:rtl w:val="0"/>
        </w:rPr>
      </w:r>
    </w:p>
    <w:sdt>
      <w:sdtPr>
        <w:id w:val="-104803864"/>
        <w:docPartObj>
          <w:docPartGallery w:val="Table of Contents"/>
          <w:docPartUnique w:val="1"/>
        </w:docPartObj>
      </w:sdtPr>
      <w:sdtContent>
        <w:p w:rsidR="00000000" w:rsidDel="00000000" w:rsidP="00000000" w:rsidRDefault="00000000" w:rsidRPr="00000000" w14:paraId="00000027">
          <w:pPr>
            <w:widowControl w:val="0"/>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lu5p2afck4pc">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28">
          <w:pPr>
            <w:widowControl w:val="0"/>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znysh7">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Accès et format</w:t>
            </w:r>
          </w:hyperlink>
          <w:r w:rsidDel="00000000" w:rsidR="00000000" w:rsidRPr="00000000">
            <w:rPr>
              <w:rtl w:val="0"/>
            </w:rPr>
          </w:r>
        </w:p>
        <w:p w:rsidR="00000000" w:rsidDel="00000000" w:rsidP="00000000" w:rsidRDefault="00000000" w:rsidRPr="00000000" w14:paraId="00000029">
          <w:pPr>
            <w:widowControl w:val="0"/>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w4fio087d44n">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Authentification</w:t>
            </w:r>
          </w:hyperlink>
          <w:r w:rsidDel="00000000" w:rsidR="00000000" w:rsidRPr="00000000">
            <w:rPr>
              <w:rtl w:val="0"/>
            </w:rPr>
          </w:r>
        </w:p>
        <w:p w:rsidR="00000000" w:rsidDel="00000000" w:rsidP="00000000" w:rsidRDefault="00000000" w:rsidRPr="00000000" w14:paraId="0000002A">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k5n57ferk6">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2B">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gmplvhvb7a">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2C">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efhrgykcni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Utilisation du token</w:t>
            </w:r>
          </w:hyperlink>
          <w:r w:rsidDel="00000000" w:rsidR="00000000" w:rsidRPr="00000000">
            <w:rPr>
              <w:rtl w:val="0"/>
            </w:rPr>
          </w:r>
        </w:p>
        <w:p w:rsidR="00000000" w:rsidDel="00000000" w:rsidP="00000000" w:rsidRDefault="00000000" w:rsidRPr="00000000" w14:paraId="0000002D">
          <w:pPr>
            <w:widowControl w:val="0"/>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ndta7k5b8u1">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Resources</w:t>
            </w:r>
          </w:hyperlink>
          <w:r w:rsidDel="00000000" w:rsidR="00000000" w:rsidRPr="00000000">
            <w:rPr>
              <w:rtl w:val="0"/>
            </w:rPr>
          </w:r>
        </w:p>
        <w:p w:rsidR="00000000" w:rsidDel="00000000" w:rsidP="00000000" w:rsidRDefault="00000000" w:rsidRPr="00000000" w14:paraId="0000002E">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lgjp9265xwm">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Base URL</w:t>
            </w:r>
          </w:hyperlink>
          <w:r w:rsidDel="00000000" w:rsidR="00000000" w:rsidRPr="00000000">
            <w:rPr>
              <w:rtl w:val="0"/>
            </w:rPr>
          </w:r>
        </w:p>
        <w:p w:rsidR="00000000" w:rsidDel="00000000" w:rsidP="00000000" w:rsidRDefault="00000000" w:rsidRPr="00000000" w14:paraId="0000002F">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o6pri6jz8d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AccountingPeriods</w:t>
            </w:r>
          </w:hyperlink>
          <w:r w:rsidDel="00000000" w:rsidR="00000000" w:rsidRPr="00000000">
            <w:rPr>
              <w:rtl w:val="0"/>
            </w:rPr>
          </w:r>
        </w:p>
        <w:p w:rsidR="00000000" w:rsidDel="00000000" w:rsidP="00000000" w:rsidRDefault="00000000" w:rsidRPr="00000000" w14:paraId="00000030">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tr02z54cexm">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des exercices</w:t>
            </w:r>
          </w:hyperlink>
          <w:r w:rsidDel="00000000" w:rsidR="00000000" w:rsidRPr="00000000">
            <w:rPr>
              <w:rtl w:val="0"/>
            </w:rPr>
          </w:r>
        </w:p>
        <w:p w:rsidR="00000000" w:rsidDel="00000000" w:rsidP="00000000" w:rsidRDefault="00000000" w:rsidRPr="00000000" w14:paraId="0000003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0pwg5fof5oj">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32">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o10qvmt9ya">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33">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r6t3j5u26v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Ajout d’un exercice V2</w:t>
            </w:r>
          </w:hyperlink>
          <w:r w:rsidDel="00000000" w:rsidR="00000000" w:rsidRPr="00000000">
            <w:rPr>
              <w:rtl w:val="0"/>
            </w:rPr>
          </w:r>
        </w:p>
        <w:p w:rsidR="00000000" w:rsidDel="00000000" w:rsidP="00000000" w:rsidRDefault="00000000" w:rsidRPr="00000000" w14:paraId="0000003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s6n3t5a99fq">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35">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z4yp4lv9jzs5">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36">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y56xmx7k1wnp">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Ajout d’un exercice (déprécié)</w:t>
            </w:r>
          </w:hyperlink>
          <w:r w:rsidDel="00000000" w:rsidR="00000000" w:rsidRPr="00000000">
            <w:rPr>
              <w:rtl w:val="0"/>
            </w:rPr>
          </w:r>
        </w:p>
        <w:p w:rsidR="00000000" w:rsidDel="00000000" w:rsidP="00000000" w:rsidRDefault="00000000" w:rsidRPr="00000000" w14:paraId="0000003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zcjcebp6y9d">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38">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5f05flpr814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39">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41uc8uoka1n">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Journals</w:t>
            </w:r>
          </w:hyperlink>
          <w:r w:rsidDel="00000000" w:rsidR="00000000" w:rsidRPr="00000000">
            <w:rPr>
              <w:rtl w:val="0"/>
            </w:rPr>
          </w:r>
        </w:p>
        <w:p w:rsidR="00000000" w:rsidDel="00000000" w:rsidP="00000000" w:rsidRDefault="00000000" w:rsidRPr="00000000" w14:paraId="0000003A">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oh3qng8zbeu">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GET Journals</w:t>
            </w:r>
          </w:hyperlink>
          <w:r w:rsidDel="00000000" w:rsidR="00000000" w:rsidRPr="00000000">
            <w:rPr>
              <w:rtl w:val="0"/>
            </w:rPr>
          </w:r>
        </w:p>
        <w:p w:rsidR="00000000" w:rsidDel="00000000" w:rsidP="00000000" w:rsidRDefault="00000000" w:rsidRPr="00000000" w14:paraId="0000003B">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o8xds7p9zcm">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3C">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wxihv3gs81lq">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3D">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ob7cju87hex">
            <w:r w:rsidDel="00000000" w:rsidR="00000000" w:rsidRPr="00000000">
              <w:rPr>
                <w:rFonts w:ascii="Roboto" w:cs="Roboto" w:eastAsia="Roboto" w:hAnsi="Roboto"/>
                <w:b w:val="0"/>
                <w:bCs w:val="0"/>
                <w:i w:val="0"/>
                <w:iCs w:val="0"/>
                <w:smallCaps w:val="0"/>
                <w:strike w:val="0"/>
                <w:color w:val="4744e3"/>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3E">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ca9ivq9qynn">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POST Journals</w:t>
            </w:r>
          </w:hyperlink>
          <w:r w:rsidDel="00000000" w:rsidR="00000000" w:rsidRPr="00000000">
            <w:rPr>
              <w:rtl w:val="0"/>
            </w:rPr>
          </w:r>
        </w:p>
        <w:p w:rsidR="00000000" w:rsidDel="00000000" w:rsidP="00000000" w:rsidRDefault="00000000" w:rsidRPr="00000000" w14:paraId="0000003F">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5lw82lt788j">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4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gc4va1nzaot">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4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qdaa2btbx8i">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42">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2bny91elaq4">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Accounts</w:t>
            </w:r>
          </w:hyperlink>
          <w:r w:rsidDel="00000000" w:rsidR="00000000" w:rsidRPr="00000000">
            <w:rPr>
              <w:rtl w:val="0"/>
            </w:rPr>
          </w:r>
        </w:p>
        <w:p w:rsidR="00000000" w:rsidDel="00000000" w:rsidP="00000000" w:rsidRDefault="00000000" w:rsidRPr="00000000" w14:paraId="00000043">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ge07dd1rn7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Accounts</w:t>
            </w:r>
          </w:hyperlink>
          <w:r w:rsidDel="00000000" w:rsidR="00000000" w:rsidRPr="00000000">
            <w:rPr>
              <w:rtl w:val="0"/>
            </w:rPr>
          </w:r>
        </w:p>
        <w:p w:rsidR="00000000" w:rsidDel="00000000" w:rsidP="00000000" w:rsidRDefault="00000000" w:rsidRPr="00000000" w14:paraId="0000004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y2gvxe3wti3">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45">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cbx8opnkvrn">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46">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wq5ulu8tys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4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dnhb6nemqiy">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48">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ezw1jnuhdwt">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POST Accounts</w:t>
            </w:r>
          </w:hyperlink>
          <w:r w:rsidDel="00000000" w:rsidR="00000000" w:rsidRPr="00000000">
            <w:rPr>
              <w:rtl w:val="0"/>
            </w:rPr>
          </w:r>
        </w:p>
        <w:p w:rsidR="00000000" w:rsidDel="00000000" w:rsidP="00000000" w:rsidRDefault="00000000" w:rsidRPr="00000000" w14:paraId="00000049">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74ysrqi5xuc">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4A">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uww192o48iq">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4B">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w5hjdsucas9v">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4C">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crzdayu1m8">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EntryLines</w:t>
            </w:r>
          </w:hyperlink>
          <w:r w:rsidDel="00000000" w:rsidR="00000000" w:rsidRPr="00000000">
            <w:rPr>
              <w:rtl w:val="0"/>
            </w:rPr>
          </w:r>
        </w:p>
        <w:p w:rsidR="00000000" w:rsidDel="00000000" w:rsidP="00000000" w:rsidRDefault="00000000" w:rsidRPr="00000000" w14:paraId="0000004D">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zhzvoa2h70m1">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EntryLines Count</w:t>
            </w:r>
          </w:hyperlink>
          <w:r w:rsidDel="00000000" w:rsidR="00000000" w:rsidRPr="00000000">
            <w:rPr>
              <w:rtl w:val="0"/>
            </w:rPr>
          </w:r>
        </w:p>
        <w:p w:rsidR="00000000" w:rsidDel="00000000" w:rsidP="00000000" w:rsidRDefault="00000000" w:rsidRPr="00000000" w14:paraId="0000004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tm3pnl8o2apy">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4F">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4as9wx0s29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50">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2rdp6wds4n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EntryLines</w:t>
            </w:r>
          </w:hyperlink>
          <w:r w:rsidDel="00000000" w:rsidR="00000000" w:rsidRPr="00000000">
            <w:rPr>
              <w:rtl w:val="0"/>
            </w:rPr>
          </w:r>
        </w:p>
        <w:p w:rsidR="00000000" w:rsidDel="00000000" w:rsidP="00000000" w:rsidRDefault="00000000" w:rsidRPr="00000000" w14:paraId="0000005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sg85vt4forx">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52">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72c8mnekhg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53">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i6uulpdws9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54">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j7ykw6keoi8">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EntryLines Changes Count</w:t>
            </w:r>
          </w:hyperlink>
          <w:r w:rsidDel="00000000" w:rsidR="00000000" w:rsidRPr="00000000">
            <w:rPr>
              <w:rtl w:val="0"/>
            </w:rPr>
          </w:r>
        </w:p>
        <w:p w:rsidR="00000000" w:rsidDel="00000000" w:rsidP="00000000" w:rsidRDefault="00000000" w:rsidRPr="00000000" w14:paraId="00000055">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l6rh5ipmtp0">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56">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c8kent644nk">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5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0a9tlhtk9sx">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58">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wip0bgocxt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EntryLines Changes</w:t>
            </w:r>
          </w:hyperlink>
          <w:r w:rsidDel="00000000" w:rsidR="00000000" w:rsidRPr="00000000">
            <w:rPr>
              <w:rtl w:val="0"/>
            </w:rPr>
          </w:r>
        </w:p>
        <w:p w:rsidR="00000000" w:rsidDel="00000000" w:rsidP="00000000" w:rsidRDefault="00000000" w:rsidRPr="00000000" w14:paraId="00000059">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6evdjuna0a8f">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5A">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t9a1isukhtx">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5B">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bz47xwdq7xd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5C">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lbodv6e6tby">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EntryLines Changes With Analytic</w:t>
            </w:r>
          </w:hyperlink>
          <w:r w:rsidDel="00000000" w:rsidR="00000000" w:rsidRPr="00000000">
            <w:rPr>
              <w:rtl w:val="0"/>
            </w:rPr>
          </w:r>
        </w:p>
        <w:p w:rsidR="00000000" w:rsidDel="00000000" w:rsidP="00000000" w:rsidRDefault="00000000" w:rsidRPr="00000000" w14:paraId="0000005D">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ovn53rmygle">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Requête</w:t>
            </w:r>
          </w:hyperlink>
          <w:r w:rsidDel="00000000" w:rsidR="00000000" w:rsidRPr="00000000">
            <w:rPr>
              <w:rtl w:val="0"/>
            </w:rPr>
          </w:r>
        </w:p>
        <w:p w:rsidR="00000000" w:rsidDel="00000000" w:rsidP="00000000" w:rsidRDefault="00000000" w:rsidRPr="00000000" w14:paraId="0000005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sz9spz5phi6">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5F">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m02yifilk5">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60">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5e7m3mj1fz9">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Entries</w:t>
            </w:r>
          </w:hyperlink>
          <w:r w:rsidDel="00000000" w:rsidR="00000000" w:rsidRPr="00000000">
            <w:rPr>
              <w:rtl w:val="0"/>
            </w:rPr>
          </w:r>
        </w:p>
        <w:p w:rsidR="00000000" w:rsidDel="00000000" w:rsidP="00000000" w:rsidRDefault="00000000" w:rsidRPr="00000000" w14:paraId="00000061">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dl37crb75nc">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POST Entries</w:t>
            </w:r>
          </w:hyperlink>
          <w:r w:rsidDel="00000000" w:rsidR="00000000" w:rsidRPr="00000000">
            <w:rPr>
              <w:rtl w:val="0"/>
            </w:rPr>
          </w:r>
        </w:p>
        <w:p w:rsidR="00000000" w:rsidDel="00000000" w:rsidP="00000000" w:rsidRDefault="00000000" w:rsidRPr="00000000" w14:paraId="00000062">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ywnxc91vf5vw">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63">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bgwr40yhosf6">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6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gc2h24qylf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65">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bcfpyj5jw0l">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66">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o4k7jbzcdy5">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Analytics</w:t>
            </w:r>
          </w:hyperlink>
          <w:r w:rsidDel="00000000" w:rsidR="00000000" w:rsidRPr="00000000">
            <w:rPr>
              <w:rtl w:val="0"/>
            </w:rPr>
          </w:r>
        </w:p>
        <w:p w:rsidR="00000000" w:rsidDel="00000000" w:rsidP="00000000" w:rsidRDefault="00000000" w:rsidRPr="00000000" w14:paraId="00000067">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ml1spxikjt0">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POST Analytics</w:t>
            </w:r>
          </w:hyperlink>
          <w:r w:rsidDel="00000000" w:rsidR="00000000" w:rsidRPr="00000000">
            <w:rPr>
              <w:rtl w:val="0"/>
            </w:rPr>
          </w:r>
        </w:p>
        <w:p w:rsidR="00000000" w:rsidDel="00000000" w:rsidP="00000000" w:rsidRDefault="00000000" w:rsidRPr="00000000" w14:paraId="00000068">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ez7i2mw5puw">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69">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5d57ozuacxd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6A">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ohasl5zb1w1j">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Accounting Documents</w:t>
            </w:r>
          </w:hyperlink>
          <w:r w:rsidDel="00000000" w:rsidR="00000000" w:rsidRPr="00000000">
            <w:rPr>
              <w:rtl w:val="0"/>
            </w:rPr>
          </w:r>
        </w:p>
        <w:p w:rsidR="00000000" w:rsidDel="00000000" w:rsidP="00000000" w:rsidRDefault="00000000" w:rsidRPr="00000000" w14:paraId="0000006B">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o18tvoy9now1">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GET AccountingDocuments</w:t>
            </w:r>
          </w:hyperlink>
          <w:r w:rsidDel="00000000" w:rsidR="00000000" w:rsidRPr="00000000">
            <w:rPr>
              <w:rtl w:val="0"/>
            </w:rPr>
          </w:r>
        </w:p>
        <w:p w:rsidR="00000000" w:rsidDel="00000000" w:rsidP="00000000" w:rsidRDefault="00000000" w:rsidRPr="00000000" w14:paraId="0000006C">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5oefebpplzj1">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6D">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39cnwvkfd6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6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fl0yja9cz4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6F">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vg3qc1kcoph">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POST AccountingDocuments</w:t>
            </w:r>
          </w:hyperlink>
          <w:r w:rsidDel="00000000" w:rsidR="00000000" w:rsidRPr="00000000">
            <w:rPr>
              <w:rtl w:val="0"/>
            </w:rPr>
          </w:r>
        </w:p>
        <w:p w:rsidR="00000000" w:rsidDel="00000000" w:rsidP="00000000" w:rsidRDefault="00000000" w:rsidRPr="00000000" w14:paraId="0000007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vfwsk4v8qz4">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7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pc2y3qot6tq">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72">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0tmwlh0h6g4">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73">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4aheugzvl13">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Letterings</w:t>
            </w:r>
          </w:hyperlink>
          <w:r w:rsidDel="00000000" w:rsidR="00000000" w:rsidRPr="00000000">
            <w:rPr>
              <w:rtl w:val="0"/>
            </w:rPr>
          </w:r>
        </w:p>
        <w:p w:rsidR="00000000" w:rsidDel="00000000" w:rsidP="00000000" w:rsidRDefault="00000000" w:rsidRPr="00000000" w14:paraId="00000074">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m0ijunr589k">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Ajout de lettrage en masse</w:t>
            </w:r>
          </w:hyperlink>
          <w:r w:rsidDel="00000000" w:rsidR="00000000" w:rsidRPr="00000000">
            <w:rPr>
              <w:rtl w:val="0"/>
            </w:rPr>
          </w:r>
        </w:p>
        <w:p w:rsidR="00000000" w:rsidDel="00000000" w:rsidP="00000000" w:rsidRDefault="00000000" w:rsidRPr="00000000" w14:paraId="00000075">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h5o3rc5h1qz">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76">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zepsbuy9kx">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7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g13j8jol5fx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78">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bni4tux7q4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Suppression de lettrage en masse</w:t>
            </w:r>
          </w:hyperlink>
          <w:r w:rsidDel="00000000" w:rsidR="00000000" w:rsidRPr="00000000">
            <w:rPr>
              <w:rtl w:val="0"/>
            </w:rPr>
          </w:r>
        </w:p>
        <w:p w:rsidR="00000000" w:rsidDel="00000000" w:rsidP="00000000" w:rsidRDefault="00000000" w:rsidRPr="00000000" w14:paraId="00000079">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7ijdmcfp85x">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7A">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hr0wvl7fhw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7B">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3rwadn7tsm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7C">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ucd2wx80e70">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A-Nouveaux</w:t>
            </w:r>
          </w:hyperlink>
          <w:r w:rsidDel="00000000" w:rsidR="00000000" w:rsidRPr="00000000">
            <w:rPr>
              <w:rtl w:val="0"/>
            </w:rPr>
          </w:r>
        </w:p>
        <w:p w:rsidR="00000000" w:rsidDel="00000000" w:rsidP="00000000" w:rsidRDefault="00000000" w:rsidRPr="00000000" w14:paraId="0000007D">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4ob0r6lfl5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A-Nouveaux virtuel</w:t>
            </w:r>
          </w:hyperlink>
          <w:r w:rsidDel="00000000" w:rsidR="00000000" w:rsidRPr="00000000">
            <w:rPr>
              <w:rtl w:val="0"/>
            </w:rPr>
          </w:r>
        </w:p>
        <w:p w:rsidR="00000000" w:rsidDel="00000000" w:rsidP="00000000" w:rsidRDefault="00000000" w:rsidRPr="00000000" w14:paraId="0000007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kvwtbip7h6v6">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Request</w:t>
            </w:r>
          </w:hyperlink>
          <w:r w:rsidDel="00000000" w:rsidR="00000000" w:rsidRPr="00000000">
            <w:rPr>
              <w:rtl w:val="0"/>
            </w:rPr>
          </w:r>
        </w:p>
        <w:p w:rsidR="00000000" w:rsidDel="00000000" w:rsidP="00000000" w:rsidRDefault="00000000" w:rsidRPr="00000000" w14:paraId="0000007F">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zhokiucouzq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8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56jfdz2aon8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81">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5fca54hn06a">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Import FEC ou Balance</w:t>
            </w:r>
          </w:hyperlink>
          <w:r w:rsidDel="00000000" w:rsidR="00000000" w:rsidRPr="00000000">
            <w:rPr>
              <w:rtl w:val="0"/>
            </w:rPr>
          </w:r>
        </w:p>
        <w:p w:rsidR="00000000" w:rsidDel="00000000" w:rsidP="00000000" w:rsidRDefault="00000000" w:rsidRPr="00000000" w14:paraId="00000082">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rmt1nerfqp0">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Pré-requis</w:t>
            </w:r>
          </w:hyperlink>
          <w:r w:rsidDel="00000000" w:rsidR="00000000" w:rsidRPr="00000000">
            <w:rPr>
              <w:rtl w:val="0"/>
            </w:rPr>
          </w:r>
        </w:p>
        <w:p w:rsidR="00000000" w:rsidDel="00000000" w:rsidP="00000000" w:rsidRDefault="00000000" w:rsidRPr="00000000" w14:paraId="00000083">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8bcb7kw23tm">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Pré-mapping (utilisation avancée)</w:t>
            </w:r>
          </w:hyperlink>
          <w:r w:rsidDel="00000000" w:rsidR="00000000" w:rsidRPr="00000000">
            <w:rPr>
              <w:rtl w:val="0"/>
            </w:rPr>
          </w:r>
        </w:p>
        <w:p w:rsidR="00000000" w:rsidDel="00000000" w:rsidP="00000000" w:rsidRDefault="00000000" w:rsidRPr="00000000" w14:paraId="00000084">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m3smb5i2kcay">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Étapes de l’import</w:t>
            </w:r>
          </w:hyperlink>
          <w:r w:rsidDel="00000000" w:rsidR="00000000" w:rsidRPr="00000000">
            <w:rPr>
              <w:rtl w:val="0"/>
            </w:rPr>
          </w:r>
        </w:p>
        <w:p w:rsidR="00000000" w:rsidDel="00000000" w:rsidP="00000000" w:rsidRDefault="00000000" w:rsidRPr="00000000" w14:paraId="00000085">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27ui4femonp">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 mapping comptes (utilisation avancée)</w:t>
            </w:r>
          </w:hyperlink>
          <w:r w:rsidDel="00000000" w:rsidR="00000000" w:rsidRPr="00000000">
            <w:rPr>
              <w:rtl w:val="0"/>
            </w:rPr>
          </w:r>
        </w:p>
        <w:p w:rsidR="00000000" w:rsidDel="00000000" w:rsidP="00000000" w:rsidRDefault="00000000" w:rsidRPr="00000000" w14:paraId="00000086">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001rg8q8nn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Format du fichier</w:t>
            </w:r>
          </w:hyperlink>
          <w:r w:rsidDel="00000000" w:rsidR="00000000" w:rsidRPr="00000000">
            <w:rPr>
              <w:rtl w:val="0"/>
            </w:rPr>
          </w:r>
        </w:p>
        <w:p w:rsidR="00000000" w:rsidDel="00000000" w:rsidP="00000000" w:rsidRDefault="00000000" w:rsidRPr="00000000" w14:paraId="0000008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3hkafi54iec">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Fonctionnement</w:t>
            </w:r>
          </w:hyperlink>
          <w:r w:rsidDel="00000000" w:rsidR="00000000" w:rsidRPr="00000000">
            <w:rPr>
              <w:rtl w:val="0"/>
            </w:rPr>
          </w:r>
        </w:p>
        <w:p w:rsidR="00000000" w:rsidDel="00000000" w:rsidP="00000000" w:rsidRDefault="00000000" w:rsidRPr="00000000" w14:paraId="00000088">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m1kwimvq7lt">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Exemples</w:t>
            </w:r>
          </w:hyperlink>
          <w:r w:rsidDel="00000000" w:rsidR="00000000" w:rsidRPr="00000000">
            <w:rPr>
              <w:rtl w:val="0"/>
            </w:rPr>
          </w:r>
        </w:p>
        <w:p w:rsidR="00000000" w:rsidDel="00000000" w:rsidP="00000000" w:rsidRDefault="00000000" w:rsidRPr="00000000" w14:paraId="00000089">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v6rexhhdd5h">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Sans Expression régulière</w:t>
            </w:r>
          </w:hyperlink>
          <w:r w:rsidDel="00000000" w:rsidR="00000000" w:rsidRPr="00000000">
            <w:rPr>
              <w:rtl w:val="0"/>
            </w:rPr>
          </w:r>
        </w:p>
        <w:p w:rsidR="00000000" w:rsidDel="00000000" w:rsidP="00000000" w:rsidRDefault="00000000" w:rsidRPr="00000000" w14:paraId="0000008A">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ymzlzrbj7ih">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8B">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keqfx61pc2a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Evaluation</w:t>
            </w:r>
          </w:hyperlink>
          <w:r w:rsidDel="00000000" w:rsidR="00000000" w:rsidRPr="00000000">
            <w:rPr>
              <w:rtl w:val="0"/>
            </w:rPr>
          </w:r>
        </w:p>
        <w:p w:rsidR="00000000" w:rsidDel="00000000" w:rsidP="00000000" w:rsidRDefault="00000000" w:rsidRPr="00000000" w14:paraId="0000008C">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tey36672kvm9">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Avec Expression régulière</w:t>
            </w:r>
          </w:hyperlink>
          <w:r w:rsidDel="00000000" w:rsidR="00000000" w:rsidRPr="00000000">
            <w:rPr>
              <w:rtl w:val="0"/>
            </w:rPr>
          </w:r>
        </w:p>
        <w:p w:rsidR="00000000" w:rsidDel="00000000" w:rsidP="00000000" w:rsidRDefault="00000000" w:rsidRPr="00000000" w14:paraId="0000008D">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nld9i88i4l3">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8E">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39hlnrcpdyd">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Evaluation</w:t>
            </w:r>
          </w:hyperlink>
          <w:r w:rsidDel="00000000" w:rsidR="00000000" w:rsidRPr="00000000">
            <w:rPr>
              <w:rtl w:val="0"/>
            </w:rPr>
          </w:r>
        </w:p>
        <w:p w:rsidR="00000000" w:rsidDel="00000000" w:rsidP="00000000" w:rsidRDefault="00000000" w:rsidRPr="00000000" w14:paraId="0000008F">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7hqzdv8pbz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 mapping journaux (utilisation avancée)</w:t>
            </w:r>
          </w:hyperlink>
          <w:r w:rsidDel="00000000" w:rsidR="00000000" w:rsidRPr="00000000">
            <w:rPr>
              <w:rtl w:val="0"/>
            </w:rPr>
          </w:r>
        </w:p>
        <w:p w:rsidR="00000000" w:rsidDel="00000000" w:rsidP="00000000" w:rsidRDefault="00000000" w:rsidRPr="00000000" w14:paraId="0000009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g73iph3gycnb">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Format du fichier</w:t>
            </w:r>
          </w:hyperlink>
          <w:r w:rsidDel="00000000" w:rsidR="00000000" w:rsidRPr="00000000">
            <w:rPr>
              <w:rtl w:val="0"/>
            </w:rPr>
          </w:r>
        </w:p>
        <w:p w:rsidR="00000000" w:rsidDel="00000000" w:rsidP="00000000" w:rsidRDefault="00000000" w:rsidRPr="00000000" w14:paraId="0000009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rqcbx7ysgc8">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Fonctionnement</w:t>
            </w:r>
          </w:hyperlink>
          <w:r w:rsidDel="00000000" w:rsidR="00000000" w:rsidRPr="00000000">
            <w:rPr>
              <w:rtl w:val="0"/>
            </w:rPr>
          </w:r>
        </w:p>
        <w:p w:rsidR="00000000" w:rsidDel="00000000" w:rsidP="00000000" w:rsidRDefault="00000000" w:rsidRPr="00000000" w14:paraId="00000092">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w5x2a5xt0oi">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Exemples</w:t>
            </w:r>
          </w:hyperlink>
          <w:r w:rsidDel="00000000" w:rsidR="00000000" w:rsidRPr="00000000">
            <w:rPr>
              <w:rtl w:val="0"/>
            </w:rPr>
          </w:r>
        </w:p>
        <w:p w:rsidR="00000000" w:rsidDel="00000000" w:rsidP="00000000" w:rsidRDefault="00000000" w:rsidRPr="00000000" w14:paraId="00000093">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2zek896ti6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Sans Expression régulière</w:t>
            </w:r>
          </w:hyperlink>
          <w:r w:rsidDel="00000000" w:rsidR="00000000" w:rsidRPr="00000000">
            <w:rPr>
              <w:rtl w:val="0"/>
            </w:rPr>
          </w:r>
        </w:p>
        <w:p w:rsidR="00000000" w:rsidDel="00000000" w:rsidP="00000000" w:rsidRDefault="00000000" w:rsidRPr="00000000" w14:paraId="00000094">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c2yi2dfk9a4">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95">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saeg4p6lla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Evaluation</w:t>
            </w:r>
          </w:hyperlink>
          <w:r w:rsidDel="00000000" w:rsidR="00000000" w:rsidRPr="00000000">
            <w:rPr>
              <w:rtl w:val="0"/>
            </w:rPr>
          </w:r>
        </w:p>
        <w:p w:rsidR="00000000" w:rsidDel="00000000" w:rsidP="00000000" w:rsidRDefault="00000000" w:rsidRPr="00000000" w14:paraId="00000096">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9u1guipjo7k">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Avec Expression régulière</w:t>
            </w:r>
          </w:hyperlink>
          <w:r w:rsidDel="00000000" w:rsidR="00000000" w:rsidRPr="00000000">
            <w:rPr>
              <w:rtl w:val="0"/>
            </w:rPr>
          </w:r>
        </w:p>
        <w:p w:rsidR="00000000" w:rsidDel="00000000" w:rsidP="00000000" w:rsidRDefault="00000000" w:rsidRPr="00000000" w14:paraId="00000097">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mheza3jxgpe">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98">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dm12tq8nz87j">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Evaluation</w:t>
            </w:r>
          </w:hyperlink>
          <w:r w:rsidDel="00000000" w:rsidR="00000000" w:rsidRPr="00000000">
            <w:rPr>
              <w:rtl w:val="0"/>
            </w:rPr>
          </w:r>
        </w:p>
        <w:p w:rsidR="00000000" w:rsidDel="00000000" w:rsidP="00000000" w:rsidRDefault="00000000" w:rsidRPr="00000000" w14:paraId="00000099">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5cvj6yraypq">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Qui ne fonctionne pas !</w:t>
            </w:r>
          </w:hyperlink>
          <w:r w:rsidDel="00000000" w:rsidR="00000000" w:rsidRPr="00000000">
            <w:rPr>
              <w:rtl w:val="0"/>
            </w:rPr>
          </w:r>
        </w:p>
        <w:p w:rsidR="00000000" w:rsidDel="00000000" w:rsidP="00000000" w:rsidRDefault="00000000" w:rsidRPr="00000000" w14:paraId="0000009A">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dsokgfiyq0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9B">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zile29k6x26">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Evaluation</w:t>
            </w:r>
          </w:hyperlink>
          <w:r w:rsidDel="00000000" w:rsidR="00000000" w:rsidRPr="00000000">
            <w:rPr>
              <w:rtl w:val="0"/>
            </w:rPr>
          </w:r>
        </w:p>
        <w:p w:rsidR="00000000" w:rsidDel="00000000" w:rsidP="00000000" w:rsidRDefault="00000000" w:rsidRPr="00000000" w14:paraId="0000009C">
          <w:pPr>
            <w:widowControl w:val="0"/>
            <w:spacing w:before="60" w:lineRule="auto"/>
            <w:ind w:left="144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fex09n6bn79">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Autre exemple</w:t>
            </w:r>
          </w:hyperlink>
          <w:r w:rsidDel="00000000" w:rsidR="00000000" w:rsidRPr="00000000">
            <w:rPr>
              <w:rtl w:val="0"/>
            </w:rPr>
          </w:r>
        </w:p>
        <w:p w:rsidR="00000000" w:rsidDel="00000000" w:rsidP="00000000" w:rsidRDefault="00000000" w:rsidRPr="00000000" w14:paraId="0000009D">
          <w:pPr>
            <w:widowControl w:val="0"/>
            <w:spacing w:before="60" w:lineRule="auto"/>
            <w:ind w:left="180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09x1d2jr22p">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Template</w:t>
            </w:r>
          </w:hyperlink>
          <w:r w:rsidDel="00000000" w:rsidR="00000000" w:rsidRPr="00000000">
            <w:rPr>
              <w:rtl w:val="0"/>
            </w:rPr>
          </w:r>
        </w:p>
        <w:p w:rsidR="00000000" w:rsidDel="00000000" w:rsidP="00000000" w:rsidRDefault="00000000" w:rsidRPr="00000000" w14:paraId="0000009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kewurl7tkiy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Journaux préexistant dans Inqom</w:t>
            </w:r>
          </w:hyperlink>
          <w:r w:rsidDel="00000000" w:rsidR="00000000" w:rsidRPr="00000000">
            <w:rPr>
              <w:rtl w:val="0"/>
            </w:rPr>
          </w:r>
        </w:p>
        <w:p w:rsidR="00000000" w:rsidDel="00000000" w:rsidP="00000000" w:rsidRDefault="00000000" w:rsidRPr="00000000" w14:paraId="0000009F">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t0n7id2p0j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Création de l’opération d’import FEC</w:t>
            </w:r>
          </w:hyperlink>
          <w:r w:rsidDel="00000000" w:rsidR="00000000" w:rsidRPr="00000000">
            <w:rPr>
              <w:rtl w:val="0"/>
            </w:rPr>
          </w:r>
        </w:p>
        <w:p w:rsidR="00000000" w:rsidDel="00000000" w:rsidP="00000000" w:rsidRDefault="00000000" w:rsidRPr="00000000" w14:paraId="000000A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24ioaynwgnz">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A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2rf2pl96gw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A2">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w7k8s4drncu">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Création de l’opération d’import de Balance</w:t>
            </w:r>
          </w:hyperlink>
          <w:r w:rsidDel="00000000" w:rsidR="00000000" w:rsidRPr="00000000">
            <w:rPr>
              <w:rtl w:val="0"/>
            </w:rPr>
          </w:r>
        </w:p>
        <w:p w:rsidR="00000000" w:rsidDel="00000000" w:rsidP="00000000" w:rsidRDefault="00000000" w:rsidRPr="00000000" w14:paraId="000000A3">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wousz7kp94dk">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A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75cqt1oh1gv">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A5">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yul0zzydt4n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 l’opération d’import FEC</w:t>
            </w:r>
          </w:hyperlink>
          <w:r w:rsidDel="00000000" w:rsidR="00000000" w:rsidRPr="00000000">
            <w:rPr>
              <w:rtl w:val="0"/>
            </w:rPr>
          </w:r>
        </w:p>
        <w:p w:rsidR="00000000" w:rsidDel="00000000" w:rsidP="00000000" w:rsidRDefault="00000000" w:rsidRPr="00000000" w14:paraId="000000A6">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l03e9wsgycp">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A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fklk93ierw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A8">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x021t3osby5">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des problèmes d’une opération d’import FEC (statut WaitingUserAction)</w:t>
            </w:r>
          </w:hyperlink>
          <w:r w:rsidDel="00000000" w:rsidR="00000000" w:rsidRPr="00000000">
            <w:rPr>
              <w:rtl w:val="0"/>
            </w:rPr>
          </w:r>
        </w:p>
        <w:p w:rsidR="00000000" w:rsidDel="00000000" w:rsidP="00000000" w:rsidRDefault="00000000" w:rsidRPr="00000000" w14:paraId="000000A9">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bz40yfrp1cy6">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AA">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it1bbb26lq9">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AB">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6w1b3brbsn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Résolution des problèmes d’une opération d’import FEC (statut WaitingUserAction)</w:t>
            </w:r>
          </w:hyperlink>
          <w:r w:rsidDel="00000000" w:rsidR="00000000" w:rsidRPr="00000000">
            <w:rPr>
              <w:rtl w:val="0"/>
            </w:rPr>
          </w:r>
        </w:p>
        <w:p w:rsidR="00000000" w:rsidDel="00000000" w:rsidP="00000000" w:rsidRDefault="00000000" w:rsidRPr="00000000" w14:paraId="000000AC">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hjl0zx0gjjf">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AD">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y4plnl5nqk7">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AE">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rvhqjsxow6e">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des mapping des journaux (statut WaitingUserAction)</w:t>
            </w:r>
          </w:hyperlink>
          <w:r w:rsidDel="00000000" w:rsidR="00000000" w:rsidRPr="00000000">
            <w:rPr>
              <w:rtl w:val="0"/>
            </w:rPr>
          </w:r>
        </w:p>
        <w:p w:rsidR="00000000" w:rsidDel="00000000" w:rsidP="00000000" w:rsidRDefault="00000000" w:rsidRPr="00000000" w14:paraId="000000AF">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y2mt8l3ucr">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B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vvw6nj3b61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B1">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wjvm9ulvavdk">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Mapping d’un journal du FEC avec un journal Inqom (statut WaitingUserAction)</w:t>
            </w:r>
          </w:hyperlink>
          <w:r w:rsidDel="00000000" w:rsidR="00000000" w:rsidRPr="00000000">
            <w:rPr>
              <w:rtl w:val="0"/>
            </w:rPr>
          </w:r>
        </w:p>
        <w:p w:rsidR="00000000" w:rsidDel="00000000" w:rsidP="00000000" w:rsidRDefault="00000000" w:rsidRPr="00000000" w14:paraId="000000B2">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2phgx21s4v2">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des mapping des comptes (statut WaitingUserAction)</w:t>
            </w:r>
          </w:hyperlink>
          <w:r w:rsidDel="00000000" w:rsidR="00000000" w:rsidRPr="00000000">
            <w:rPr>
              <w:rtl w:val="0"/>
            </w:rPr>
          </w:r>
        </w:p>
        <w:p w:rsidR="00000000" w:rsidDel="00000000" w:rsidP="00000000" w:rsidRDefault="00000000" w:rsidRPr="00000000" w14:paraId="000000B3">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dde02rnsjrz">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B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vvw3zyscd7y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B5">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n0cpqihq4jv">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Mapping d’un compte du FEC avec un compte Inqom (statut WaitingUserAction)</w:t>
            </w:r>
          </w:hyperlink>
          <w:r w:rsidDel="00000000" w:rsidR="00000000" w:rsidRPr="00000000">
            <w:rPr>
              <w:rtl w:val="0"/>
            </w:rPr>
          </w:r>
        </w:p>
        <w:p w:rsidR="00000000" w:rsidDel="00000000" w:rsidP="00000000" w:rsidRDefault="00000000" w:rsidRPr="00000000" w14:paraId="000000B6">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kafgy7gjkez">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Lecture des mapping des tags (statut WaitingUserAction)</w:t>
            </w:r>
          </w:hyperlink>
          <w:r w:rsidDel="00000000" w:rsidR="00000000" w:rsidRPr="00000000">
            <w:rPr>
              <w:rtl w:val="0"/>
            </w:rPr>
          </w:r>
        </w:p>
        <w:p w:rsidR="00000000" w:rsidDel="00000000" w:rsidP="00000000" w:rsidRDefault="00000000" w:rsidRPr="00000000" w14:paraId="000000B7">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clehl7yqs1m">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B8">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kdkg7cec1uo">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B9">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amsd52l4kv4">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Mapping d’un axe/tag du FEC avec un axe/tag Inqom (statut WaitingUserAction)</w:t>
            </w:r>
          </w:hyperlink>
          <w:r w:rsidDel="00000000" w:rsidR="00000000" w:rsidRPr="00000000">
            <w:rPr>
              <w:rtl w:val="0"/>
            </w:rPr>
          </w:r>
        </w:p>
        <w:p w:rsidR="00000000" w:rsidDel="00000000" w:rsidP="00000000" w:rsidRDefault="00000000" w:rsidRPr="00000000" w14:paraId="000000BA">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a6x8z97095p">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Intégration du FEC (statut WaitingUserAction)</w:t>
            </w:r>
          </w:hyperlink>
          <w:r w:rsidDel="00000000" w:rsidR="00000000" w:rsidRPr="00000000">
            <w:rPr>
              <w:rtl w:val="0"/>
            </w:rPr>
          </w:r>
        </w:p>
        <w:p w:rsidR="00000000" w:rsidDel="00000000" w:rsidP="00000000" w:rsidRDefault="00000000" w:rsidRPr="00000000" w14:paraId="000000BB">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uyee7zx1cuwl">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Export FEC</w:t>
            </w:r>
          </w:hyperlink>
          <w:r w:rsidDel="00000000" w:rsidR="00000000" w:rsidRPr="00000000">
            <w:rPr>
              <w:rtl w:val="0"/>
            </w:rPr>
          </w:r>
        </w:p>
        <w:p w:rsidR="00000000" w:rsidDel="00000000" w:rsidP="00000000" w:rsidRDefault="00000000" w:rsidRPr="00000000" w14:paraId="000000BC">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pc8ox5jm5e0">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Création d’une demande d’export FEC</w:t>
            </w:r>
          </w:hyperlink>
          <w:r w:rsidDel="00000000" w:rsidR="00000000" w:rsidRPr="00000000">
            <w:rPr>
              <w:rtl w:val="0"/>
            </w:rPr>
          </w:r>
        </w:p>
        <w:p w:rsidR="00000000" w:rsidDel="00000000" w:rsidP="00000000" w:rsidRDefault="00000000" w:rsidRPr="00000000" w14:paraId="000000BD">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k3dte5pxgq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BE">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ra14gz2xo3a">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BF">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mt357p7rwje">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Consultation d’une demande d’export FEC</w:t>
            </w:r>
          </w:hyperlink>
          <w:r w:rsidDel="00000000" w:rsidR="00000000" w:rsidRPr="00000000">
            <w:rPr>
              <w:rtl w:val="0"/>
            </w:rPr>
          </w:r>
        </w:p>
        <w:p w:rsidR="00000000" w:rsidDel="00000000" w:rsidP="00000000" w:rsidRDefault="00000000" w:rsidRPr="00000000" w14:paraId="000000C0">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my23aewxiv6z">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C1">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hhxdvnqax4g">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Exemple</w:t>
            </w:r>
          </w:hyperlink>
          <w:r w:rsidDel="00000000" w:rsidR="00000000" w:rsidRPr="00000000">
            <w:rPr>
              <w:rtl w:val="0"/>
            </w:rPr>
          </w:r>
        </w:p>
        <w:p w:rsidR="00000000" w:rsidDel="00000000" w:rsidP="00000000" w:rsidRDefault="00000000" w:rsidRPr="00000000" w14:paraId="000000C2">
          <w:pPr>
            <w:widowControl w:val="0"/>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3n6heukt2y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Transformation TRA en FEC</w:t>
            </w:r>
          </w:hyperlink>
          <w:r w:rsidDel="00000000" w:rsidR="00000000" w:rsidRPr="00000000">
            <w:rPr>
              <w:rtl w:val="0"/>
            </w:rPr>
          </w:r>
        </w:p>
        <w:p w:rsidR="00000000" w:rsidDel="00000000" w:rsidP="00000000" w:rsidRDefault="00000000" w:rsidRPr="00000000" w14:paraId="000000C3">
          <w:pPr>
            <w:widowControl w:val="0"/>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xlvc4oh5dl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Génération d’un fichier zip contenant les FEC par exercice contenu dans le TRA</w:t>
            </w:r>
          </w:hyperlink>
          <w:r w:rsidDel="00000000" w:rsidR="00000000" w:rsidRPr="00000000">
            <w:rPr>
              <w:rtl w:val="0"/>
            </w:rPr>
          </w:r>
        </w:p>
        <w:p w:rsidR="00000000" w:rsidDel="00000000" w:rsidP="00000000" w:rsidRDefault="00000000" w:rsidRPr="00000000" w14:paraId="000000C4">
          <w:pPr>
            <w:widowControl w:val="0"/>
            <w:spacing w:before="60" w:lineRule="auto"/>
            <w:ind w:left="108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jvnv9iunhd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Réponse</w:t>
            </w:r>
          </w:hyperlink>
          <w:r w:rsidDel="00000000" w:rsidR="00000000" w:rsidRPr="00000000">
            <w:rPr>
              <w:rtl w:val="0"/>
            </w:rPr>
          </w:r>
        </w:p>
        <w:p w:rsidR="00000000" w:rsidDel="00000000" w:rsidP="00000000" w:rsidRDefault="00000000" w:rsidRPr="00000000" w14:paraId="000000C5">
          <w:pPr>
            <w:widowControl w:val="0"/>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udaelkzg5rs">
            <w:r w:rsidDel="00000000" w:rsidR="00000000" w:rsidRPr="00000000">
              <w:rPr>
                <w:rFonts w:ascii="Roboto" w:cs="Roboto" w:eastAsia="Roboto" w:hAnsi="Roboto"/>
                <w:b w:val="0"/>
                <w:bCs w:val="0"/>
                <w:i w:val="0"/>
                <w:iCs w:val="0"/>
                <w:smallCaps w:val="0"/>
                <w:strike w:val="0"/>
                <w:color w:val="1155cc"/>
                <w:sz w:val="22"/>
                <w:szCs w:val="22"/>
                <w:u w:val="single"/>
                <w:shd w:fill="auto" w:val="clear"/>
                <w:vertAlign w:val="baseline"/>
                <w:rtl w:val="0"/>
              </w:rPr>
              <w:t xml:space="preserve">Erreurs et Status codes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pageBreakBefore w:val="0"/>
        <w:rPr>
          <w:color w:val="434343"/>
        </w:rPr>
      </w:pPr>
      <w:r w:rsidDel="00000000" w:rsidR="00000000" w:rsidRPr="00000000">
        <w:rPr>
          <w:rtl w:val="0"/>
        </w:rPr>
      </w:r>
    </w:p>
    <w:p w:rsidR="00000000" w:rsidDel="00000000" w:rsidP="00000000" w:rsidRDefault="00000000" w:rsidRPr="00000000" w14:paraId="000000C7">
      <w:pPr>
        <w:pageBreakBefore w:val="0"/>
        <w:rPr>
          <w:rFonts w:ascii="Roboto" w:cs="Roboto" w:eastAsia="Roboto" w:hAnsi="Roboto"/>
          <w:color w:val="434343"/>
        </w:rPr>
      </w:pPr>
      <w:r w:rsidDel="00000000" w:rsidR="00000000" w:rsidRPr="00000000">
        <w:rPr>
          <w:rtl w:val="0"/>
        </w:rPr>
      </w:r>
    </w:p>
    <w:p w:rsidR="00000000" w:rsidDel="00000000" w:rsidP="00000000" w:rsidRDefault="00000000" w:rsidRPr="00000000" w14:paraId="000000C8">
      <w:pPr>
        <w:pStyle w:val="Heading1"/>
        <w:pageBreakBefore w:val="0"/>
        <w:rPr/>
      </w:pPr>
      <w:bookmarkStart w:colFirst="0" w:colLast="0" w:name="_pg5r9brqd6ci" w:id="1"/>
      <w:bookmarkEnd w:id="1"/>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pageBreakBefore w:val="0"/>
        <w:rPr/>
      </w:pPr>
      <w:bookmarkStart w:colFirst="0" w:colLast="0" w:name="_lu5p2afck4pc" w:id="2"/>
      <w:bookmarkEnd w:id="2"/>
      <w:r w:rsidDel="00000000" w:rsidR="00000000" w:rsidRPr="00000000">
        <w:rPr>
          <w:rtl w:val="0"/>
        </w:rPr>
        <w:t xml:space="preserve">Introduction</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color w:val="434343"/>
        </w:rPr>
      </w:pPr>
      <w:r w:rsidDel="00000000" w:rsidR="00000000" w:rsidRPr="00000000">
        <w:rPr>
          <w:rFonts w:ascii="Roboto" w:cs="Roboto" w:eastAsia="Roboto" w:hAnsi="Roboto"/>
          <w:color w:val="434343"/>
          <w:rtl w:val="0"/>
        </w:rPr>
        <w:t xml:space="preserve">Ce document décrit le mode d’emploi des endpoints</w:t>
      </w:r>
      <w:r w:rsidDel="00000000" w:rsidR="00000000" w:rsidRPr="00000000">
        <w:rPr>
          <w:color w:val="434343"/>
          <w:rtl w:val="0"/>
        </w:rPr>
        <w:t xml:space="preserve"> API suivants : </w:t>
      </w:r>
    </w:p>
    <w:p w:rsidR="00000000" w:rsidDel="00000000" w:rsidP="00000000" w:rsidRDefault="00000000" w:rsidRPr="00000000" w14:paraId="000000CC">
      <w:pPr>
        <w:pageBreakBefore w:val="0"/>
        <w:rPr>
          <w:rFonts w:ascii="Roboto" w:cs="Roboto" w:eastAsia="Roboto" w:hAnsi="Roboto"/>
          <w:color w:val="434343"/>
        </w:rPr>
      </w:pPr>
      <w:r w:rsidDel="00000000" w:rsidR="00000000" w:rsidRPr="00000000">
        <w:rPr>
          <w:rtl w:val="0"/>
        </w:rPr>
      </w:r>
    </w:p>
    <w:p w:rsidR="00000000" w:rsidDel="00000000" w:rsidP="00000000" w:rsidRDefault="00000000" w:rsidRPr="00000000" w14:paraId="000000CD">
      <w:pPr>
        <w:pageBreakBefore w:val="0"/>
        <w:numPr>
          <w:ilvl w:val="0"/>
          <w:numId w:val="2"/>
        </w:numPr>
        <w:ind w:left="720" w:hanging="360"/>
        <w:rPr>
          <w:color w:val="434343"/>
          <w:u w:val="none"/>
        </w:rPr>
      </w:pPr>
      <w:r w:rsidDel="00000000" w:rsidR="00000000" w:rsidRPr="00000000">
        <w:rPr>
          <w:color w:val="434343"/>
          <w:rtl w:val="0"/>
        </w:rPr>
        <w:t xml:space="preserve">authentification</w:t>
      </w:r>
    </w:p>
    <w:p w:rsidR="00000000" w:rsidDel="00000000" w:rsidP="00000000" w:rsidRDefault="00000000" w:rsidRPr="00000000" w14:paraId="000000CE">
      <w:pPr>
        <w:pageBreakBefore w:val="0"/>
        <w:numPr>
          <w:ilvl w:val="0"/>
          <w:numId w:val="2"/>
        </w:numPr>
        <w:ind w:left="720" w:hanging="360"/>
        <w:rPr>
          <w:color w:val="434343"/>
          <w:u w:val="none"/>
        </w:rPr>
      </w:pPr>
      <w:r w:rsidDel="00000000" w:rsidR="00000000" w:rsidRPr="00000000">
        <w:rPr>
          <w:color w:val="434343"/>
          <w:rtl w:val="0"/>
        </w:rPr>
        <w:t xml:space="preserve">récupération des exercices comptables</w:t>
      </w:r>
    </w:p>
    <w:p w:rsidR="00000000" w:rsidDel="00000000" w:rsidP="00000000" w:rsidRDefault="00000000" w:rsidRPr="00000000" w14:paraId="000000CF">
      <w:pPr>
        <w:pageBreakBefore w:val="0"/>
        <w:numPr>
          <w:ilvl w:val="0"/>
          <w:numId w:val="2"/>
        </w:numPr>
        <w:ind w:left="720" w:hanging="360"/>
        <w:rPr>
          <w:color w:val="434343"/>
          <w:u w:val="none"/>
        </w:rPr>
      </w:pPr>
      <w:r w:rsidDel="00000000" w:rsidR="00000000" w:rsidRPr="00000000">
        <w:rPr>
          <w:color w:val="434343"/>
          <w:rtl w:val="0"/>
        </w:rPr>
        <w:t xml:space="preserve">récupération des journaux comptables</w:t>
      </w:r>
    </w:p>
    <w:p w:rsidR="00000000" w:rsidDel="00000000" w:rsidP="00000000" w:rsidRDefault="00000000" w:rsidRPr="00000000" w14:paraId="000000D0">
      <w:pPr>
        <w:pageBreakBefore w:val="0"/>
        <w:numPr>
          <w:ilvl w:val="0"/>
          <w:numId w:val="2"/>
        </w:numPr>
        <w:ind w:left="720" w:hanging="360"/>
        <w:rPr>
          <w:color w:val="434343"/>
          <w:u w:val="none"/>
        </w:rPr>
      </w:pPr>
      <w:r w:rsidDel="00000000" w:rsidR="00000000" w:rsidRPr="00000000">
        <w:rPr>
          <w:color w:val="434343"/>
          <w:rtl w:val="0"/>
        </w:rPr>
        <w:t xml:space="preserve">récupération des comptes comptables</w:t>
      </w:r>
    </w:p>
    <w:p w:rsidR="00000000" w:rsidDel="00000000" w:rsidP="00000000" w:rsidRDefault="00000000" w:rsidRPr="00000000" w14:paraId="000000D1">
      <w:pPr>
        <w:pageBreakBefore w:val="0"/>
        <w:numPr>
          <w:ilvl w:val="0"/>
          <w:numId w:val="2"/>
        </w:numPr>
        <w:ind w:left="720" w:hanging="360"/>
        <w:rPr>
          <w:color w:val="434343"/>
          <w:u w:val="none"/>
        </w:rPr>
      </w:pPr>
      <w:r w:rsidDel="00000000" w:rsidR="00000000" w:rsidRPr="00000000">
        <w:rPr>
          <w:color w:val="434343"/>
          <w:rtl w:val="0"/>
        </w:rPr>
        <w:t xml:space="preserve">création d’un compte comptable</w:t>
      </w:r>
    </w:p>
    <w:p w:rsidR="00000000" w:rsidDel="00000000" w:rsidP="00000000" w:rsidRDefault="00000000" w:rsidRPr="00000000" w14:paraId="000000D2">
      <w:pPr>
        <w:pageBreakBefore w:val="0"/>
        <w:numPr>
          <w:ilvl w:val="0"/>
          <w:numId w:val="2"/>
        </w:numPr>
        <w:ind w:left="720" w:hanging="360"/>
        <w:rPr>
          <w:color w:val="434343"/>
        </w:rPr>
      </w:pPr>
      <w:r w:rsidDel="00000000" w:rsidR="00000000" w:rsidRPr="00000000">
        <w:rPr>
          <w:color w:val="434343"/>
          <w:rtl w:val="0"/>
        </w:rPr>
        <w:t xml:space="preserve">récupération des lignes comptables</w:t>
      </w:r>
    </w:p>
    <w:p w:rsidR="00000000" w:rsidDel="00000000" w:rsidP="00000000" w:rsidRDefault="00000000" w:rsidRPr="00000000" w14:paraId="000000D3">
      <w:pPr>
        <w:pageBreakBefore w:val="0"/>
        <w:numPr>
          <w:ilvl w:val="0"/>
          <w:numId w:val="2"/>
        </w:numPr>
        <w:ind w:left="720" w:hanging="360"/>
        <w:rPr>
          <w:color w:val="434343"/>
          <w:u w:val="none"/>
        </w:rPr>
      </w:pPr>
      <w:r w:rsidDel="00000000" w:rsidR="00000000" w:rsidRPr="00000000">
        <w:rPr>
          <w:color w:val="434343"/>
          <w:rtl w:val="0"/>
        </w:rPr>
        <w:t xml:space="preserve">récupération de changements sur lignes comptables</w:t>
      </w:r>
    </w:p>
    <w:p w:rsidR="00000000" w:rsidDel="00000000" w:rsidP="00000000" w:rsidRDefault="00000000" w:rsidRPr="00000000" w14:paraId="000000D4">
      <w:pPr>
        <w:pageBreakBefore w:val="0"/>
        <w:numPr>
          <w:ilvl w:val="0"/>
          <w:numId w:val="2"/>
        </w:numPr>
        <w:ind w:left="720" w:hanging="360"/>
        <w:rPr>
          <w:color w:val="434343"/>
        </w:rPr>
      </w:pPr>
      <w:r w:rsidDel="00000000" w:rsidR="00000000" w:rsidRPr="00000000">
        <w:rPr>
          <w:color w:val="434343"/>
          <w:rtl w:val="0"/>
        </w:rPr>
        <w:t xml:space="preserve">création d’écritures comptables par lots</w:t>
      </w:r>
    </w:p>
    <w:p w:rsidR="00000000" w:rsidDel="00000000" w:rsidP="00000000" w:rsidRDefault="00000000" w:rsidRPr="00000000" w14:paraId="000000D5">
      <w:pPr>
        <w:pageBreakBefore w:val="0"/>
        <w:numPr>
          <w:ilvl w:val="0"/>
          <w:numId w:val="2"/>
        </w:numPr>
        <w:ind w:left="720" w:hanging="360"/>
        <w:rPr>
          <w:color w:val="434343"/>
          <w:u w:val="none"/>
        </w:rPr>
      </w:pPr>
      <w:r w:rsidDel="00000000" w:rsidR="00000000" w:rsidRPr="00000000">
        <w:rPr>
          <w:color w:val="434343"/>
          <w:rtl w:val="0"/>
        </w:rPr>
        <w:t xml:space="preserve">lettrage de lignes comptables</w:t>
      </w:r>
    </w:p>
    <w:p w:rsidR="00000000" w:rsidDel="00000000" w:rsidP="00000000" w:rsidRDefault="00000000" w:rsidRPr="00000000" w14:paraId="000000D6">
      <w:pPr>
        <w:pageBreakBefore w:val="0"/>
        <w:numPr>
          <w:ilvl w:val="0"/>
          <w:numId w:val="2"/>
        </w:numPr>
        <w:ind w:left="720" w:hanging="360"/>
        <w:rPr>
          <w:color w:val="434343"/>
          <w:u w:val="none"/>
        </w:rPr>
      </w:pPr>
      <w:r w:rsidDel="00000000" w:rsidR="00000000" w:rsidRPr="00000000">
        <w:rPr>
          <w:color w:val="434343"/>
          <w:rtl w:val="0"/>
        </w:rPr>
        <w:t xml:space="preserve">récupération d’une pièce comptable et metadata associées</w:t>
      </w:r>
    </w:p>
    <w:p w:rsidR="00000000" w:rsidDel="00000000" w:rsidP="00000000" w:rsidRDefault="00000000" w:rsidRPr="00000000" w14:paraId="000000D7">
      <w:pPr>
        <w:pageBreakBefore w:val="0"/>
        <w:numPr>
          <w:ilvl w:val="0"/>
          <w:numId w:val="2"/>
        </w:numPr>
        <w:ind w:left="720" w:hanging="360"/>
        <w:rPr>
          <w:color w:val="434343"/>
          <w:u w:val="none"/>
        </w:rPr>
      </w:pPr>
      <w:r w:rsidDel="00000000" w:rsidR="00000000" w:rsidRPr="00000000">
        <w:rPr>
          <w:color w:val="434343"/>
          <w:rtl w:val="0"/>
        </w:rPr>
        <w:t xml:space="preserve">upload de pièce comptable et metadata associées</w:t>
      </w:r>
    </w:p>
    <w:p w:rsidR="00000000" w:rsidDel="00000000" w:rsidP="00000000" w:rsidRDefault="00000000" w:rsidRPr="00000000" w14:paraId="000000D8">
      <w:pPr>
        <w:pageBreakBefore w:val="0"/>
        <w:ind w:left="720" w:firstLine="0"/>
        <w:rPr>
          <w:color w:val="434343"/>
        </w:rPr>
      </w:pPr>
      <w:r w:rsidDel="00000000" w:rsidR="00000000" w:rsidRPr="00000000">
        <w:rPr>
          <w:rtl w:val="0"/>
        </w:rPr>
      </w:r>
    </w:p>
    <w:p w:rsidR="00000000" w:rsidDel="00000000" w:rsidP="00000000" w:rsidRDefault="00000000" w:rsidRPr="00000000" w14:paraId="000000D9">
      <w:pPr>
        <w:pageBreakBefore w:val="0"/>
        <w:ind w:left="720" w:firstLine="0"/>
        <w:rPr>
          <w:color w:val="434343"/>
        </w:rPr>
      </w:pPr>
      <w:r w:rsidDel="00000000" w:rsidR="00000000" w:rsidRPr="00000000">
        <w:rPr>
          <w:rtl w:val="0"/>
        </w:rPr>
      </w:r>
    </w:p>
    <w:p w:rsidR="00000000" w:rsidDel="00000000" w:rsidP="00000000" w:rsidRDefault="00000000" w:rsidRPr="00000000" w14:paraId="000000DA">
      <w:pPr>
        <w:pStyle w:val="Heading1"/>
        <w:keepNext w:val="0"/>
        <w:keepLines w:val="0"/>
        <w:pageBreakBefore w:val="0"/>
        <w:widowControl w:val="0"/>
        <w:tabs>
          <w:tab w:val="left" w:leader="none" w:pos="835"/>
        </w:tabs>
        <w:spacing w:after="0" w:before="69" w:line="240" w:lineRule="auto"/>
        <w:jc w:val="both"/>
        <w:rPr/>
      </w:pPr>
      <w:bookmarkStart w:colFirst="0" w:colLast="0" w:name="_3znysh7" w:id="3"/>
      <w:bookmarkEnd w:id="3"/>
      <w:r w:rsidDel="00000000" w:rsidR="00000000" w:rsidRPr="00000000">
        <w:rPr>
          <w:rtl w:val="0"/>
        </w:rPr>
        <w:t xml:space="preserve">Accès et format </w:t>
      </w:r>
    </w:p>
    <w:p w:rsidR="00000000" w:rsidDel="00000000" w:rsidP="00000000" w:rsidRDefault="00000000" w:rsidRPr="00000000" w14:paraId="000000DB">
      <w:pPr>
        <w:pStyle w:val="Heading1"/>
        <w:keepNext w:val="0"/>
        <w:keepLines w:val="0"/>
        <w:pageBreakBefore w:val="0"/>
        <w:widowControl w:val="0"/>
        <w:tabs>
          <w:tab w:val="left" w:leader="none" w:pos="835"/>
        </w:tabs>
        <w:spacing w:after="0" w:before="69" w:line="240" w:lineRule="auto"/>
        <w:ind w:left="473" w:firstLine="0"/>
        <w:jc w:val="both"/>
        <w:rPr>
          <w:rFonts w:ascii="Roboto" w:cs="Roboto" w:eastAsia="Roboto" w:hAnsi="Roboto"/>
          <w:b w:val="1"/>
          <w:bCs w:val="1"/>
          <w:color w:val="434343"/>
          <w:sz w:val="28"/>
          <w:szCs w:val="28"/>
        </w:rPr>
      </w:pPr>
      <w:r w:rsidDel="00000000" w:rsidR="00000000" w:rsidRPr="00000000">
        <w:rPr>
          <w:rtl w:val="0"/>
        </w:rPr>
      </w:r>
    </w:p>
    <w:p w:rsidR="00000000" w:rsidDel="00000000" w:rsidP="00000000" w:rsidRDefault="00000000" w:rsidRPr="00000000" w14:paraId="000000DC">
      <w:pPr>
        <w:pStyle w:val="Subtitle"/>
        <w:keepNext w:val="0"/>
        <w:keepLines w:val="0"/>
        <w:pageBreakBefore w:val="0"/>
        <w:widowControl w:val="0"/>
        <w:tabs>
          <w:tab w:val="left" w:leader="none" w:pos="835"/>
        </w:tabs>
        <w:spacing w:after="0" w:before="69" w:line="240" w:lineRule="auto"/>
        <w:jc w:val="both"/>
        <w:rPr>
          <w:color w:val="434343"/>
        </w:rPr>
      </w:pPr>
      <w:bookmarkStart w:colFirst="0" w:colLast="0" w:name="_2et92p0" w:id="4"/>
      <w:bookmarkEnd w:id="4"/>
      <w:r w:rsidDel="00000000" w:rsidR="00000000" w:rsidRPr="00000000">
        <w:rPr>
          <w:color w:val="434343"/>
          <w:rtl w:val="0"/>
        </w:rPr>
        <w:t xml:space="preserve">Chiffrement et signature des données</w:t>
      </w:r>
    </w:p>
    <w:p w:rsidR="00000000" w:rsidDel="00000000" w:rsidP="00000000" w:rsidRDefault="00000000" w:rsidRPr="00000000" w14:paraId="000000DD">
      <w:pPr>
        <w:pageBreakBefore w:val="0"/>
        <w:widowControl w:val="0"/>
        <w:spacing w:line="240" w:lineRule="auto"/>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DE">
      <w:pPr>
        <w:pageBreakBefore w:val="0"/>
        <w:widowControl w:val="0"/>
        <w:spacing w:line="24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La communication avec l’</w:t>
      </w:r>
      <w:r w:rsidDel="00000000" w:rsidR="00000000" w:rsidRPr="00000000">
        <w:rPr>
          <w:rFonts w:ascii="Roboto" w:cs="Roboto" w:eastAsia="Roboto" w:hAnsi="Roboto"/>
          <w:b w:val="1"/>
          <w:bCs w:val="1"/>
          <w:color w:val="434343"/>
          <w:rtl w:val="0"/>
        </w:rPr>
        <w:t xml:space="preserve">API </w:t>
      </w:r>
      <w:r w:rsidDel="00000000" w:rsidR="00000000" w:rsidRPr="00000000">
        <w:rPr>
          <w:rFonts w:ascii="Roboto" w:cs="Roboto" w:eastAsia="Roboto" w:hAnsi="Roboto"/>
          <w:color w:val="434343"/>
          <w:rtl w:val="0"/>
        </w:rPr>
        <w:t xml:space="preserve">utilise le protocole de chiffrement TLS, l’usage de Https est obligatoire.</w:t>
      </w:r>
    </w:p>
    <w:p w:rsidR="00000000" w:rsidDel="00000000" w:rsidP="00000000" w:rsidRDefault="00000000" w:rsidRPr="00000000" w14:paraId="000000DF">
      <w:pPr>
        <w:pageBreakBefore w:val="0"/>
        <w:widowControl w:val="0"/>
        <w:spacing w:line="240" w:lineRule="auto"/>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E0">
      <w:pPr>
        <w:pStyle w:val="Subtitle"/>
        <w:keepNext w:val="0"/>
        <w:keepLines w:val="0"/>
        <w:pageBreakBefore w:val="0"/>
        <w:widowControl w:val="0"/>
        <w:tabs>
          <w:tab w:val="left" w:leader="none" w:pos="835"/>
        </w:tabs>
        <w:spacing w:after="0" w:before="69" w:line="240" w:lineRule="auto"/>
        <w:jc w:val="both"/>
        <w:rPr>
          <w:color w:val="434343"/>
        </w:rPr>
      </w:pPr>
      <w:bookmarkStart w:colFirst="0" w:colLast="0" w:name="_tyjcwt" w:id="5"/>
      <w:bookmarkEnd w:id="5"/>
      <w:r w:rsidDel="00000000" w:rsidR="00000000" w:rsidRPr="00000000">
        <w:rPr>
          <w:color w:val="434343"/>
          <w:rtl w:val="0"/>
        </w:rPr>
        <w:t xml:space="preserve">Authentification</w:t>
      </w:r>
    </w:p>
    <w:p w:rsidR="00000000" w:rsidDel="00000000" w:rsidP="00000000" w:rsidRDefault="00000000" w:rsidRPr="00000000" w14:paraId="000000E1">
      <w:pPr>
        <w:pageBreakBefore w:val="0"/>
        <w:widowControl w:val="0"/>
        <w:spacing w:line="240" w:lineRule="auto"/>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E2">
      <w:pPr>
        <w:pageBreakBefore w:val="0"/>
        <w:widowControl w:val="0"/>
        <w:rPr/>
      </w:pPr>
      <w:r w:rsidDel="00000000" w:rsidR="00000000" w:rsidRPr="00000000">
        <w:rPr>
          <w:rtl w:val="0"/>
        </w:rPr>
        <w:t xml:space="preserve">L’accès à l’</w:t>
      </w:r>
      <w:r w:rsidDel="00000000" w:rsidR="00000000" w:rsidRPr="00000000">
        <w:rPr>
          <w:rtl w:val="0"/>
        </w:rPr>
        <w:t xml:space="preserve">API</w:t>
      </w:r>
      <w:r w:rsidDel="00000000" w:rsidR="00000000" w:rsidRPr="00000000">
        <w:rPr>
          <w:rtl w:val="0"/>
        </w:rPr>
        <w:t xml:space="preserve"> est protégé et restreint aux utilisateurs authentifiés auprès du serveur d’identité Inqom.</w:t>
      </w:r>
    </w:p>
    <w:p w:rsidR="00000000" w:rsidDel="00000000" w:rsidP="00000000" w:rsidRDefault="00000000" w:rsidRPr="00000000" w14:paraId="000000E3">
      <w:pPr>
        <w:pageBreakBefore w:val="0"/>
        <w:widowControl w:val="0"/>
        <w:spacing w:line="240" w:lineRule="auto"/>
        <w:ind w:left="1440" w:firstLine="720"/>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E4">
      <w:pPr>
        <w:pageBreakBefore w:val="0"/>
        <w:widowControl w:val="0"/>
        <w:spacing w:line="24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L’authentification s’effectue par l’intermédiaire d’un identifiant/mot de passe.</w:t>
      </w:r>
    </w:p>
    <w:p w:rsidR="00000000" w:rsidDel="00000000" w:rsidP="00000000" w:rsidRDefault="00000000" w:rsidRPr="00000000" w14:paraId="000000E5">
      <w:pPr>
        <w:pageBreakBefore w:val="0"/>
        <w:widowControl w:val="0"/>
        <w:spacing w:line="240" w:lineRule="auto"/>
        <w:ind w:left="1440" w:firstLine="720"/>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E6">
      <w:pPr>
        <w:pageBreakBefore w:val="0"/>
        <w:widowControl w:val="0"/>
        <w:spacing w:line="24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Un « Client Api » permettra au </w:t>
      </w:r>
      <w:r w:rsidDel="00000000" w:rsidR="00000000" w:rsidRPr="00000000">
        <w:rPr>
          <w:rFonts w:ascii="Roboto" w:cs="Roboto" w:eastAsia="Roboto" w:hAnsi="Roboto"/>
          <w:b w:val="1"/>
          <w:bCs w:val="1"/>
          <w:color w:val="434343"/>
          <w:rtl w:val="0"/>
        </w:rPr>
        <w:t xml:space="preserve">CLIENT</w:t>
      </w:r>
      <w:r w:rsidDel="00000000" w:rsidR="00000000" w:rsidRPr="00000000">
        <w:rPr>
          <w:rFonts w:ascii="Roboto" w:cs="Roboto" w:eastAsia="Roboto" w:hAnsi="Roboto"/>
          <w:color w:val="434343"/>
          <w:rtl w:val="0"/>
        </w:rPr>
        <w:t xml:space="preserve"> de récupérer un jeton de type JWT qui sera ensuite véhiculé dans les entêtes Http.</w:t>
      </w:r>
    </w:p>
    <w:p w:rsidR="00000000" w:rsidDel="00000000" w:rsidP="00000000" w:rsidRDefault="00000000" w:rsidRPr="00000000" w14:paraId="000000E7">
      <w:pPr>
        <w:pStyle w:val="Heading1"/>
        <w:keepNext w:val="0"/>
        <w:keepLines w:val="0"/>
        <w:pageBreakBefore w:val="0"/>
        <w:widowControl w:val="0"/>
        <w:tabs>
          <w:tab w:val="left" w:leader="none" w:pos="835"/>
        </w:tabs>
        <w:spacing w:after="0" w:before="69" w:line="240" w:lineRule="auto"/>
        <w:jc w:val="both"/>
        <w:rPr>
          <w:rFonts w:ascii="Roboto" w:cs="Roboto" w:eastAsia="Roboto" w:hAnsi="Roboto"/>
          <w:b w:val="1"/>
          <w:bCs w:val="1"/>
          <w:color w:val="434343"/>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0E8">
      <w:pPr>
        <w:pStyle w:val="Subtitle"/>
        <w:keepNext w:val="0"/>
        <w:keepLines w:val="0"/>
        <w:pageBreakBefore w:val="0"/>
        <w:widowControl w:val="0"/>
        <w:tabs>
          <w:tab w:val="left" w:leader="none" w:pos="835"/>
        </w:tabs>
        <w:spacing w:after="0" w:before="69" w:line="240" w:lineRule="auto"/>
        <w:jc w:val="both"/>
        <w:rPr>
          <w:color w:val="434343"/>
        </w:rPr>
      </w:pPr>
      <w:bookmarkStart w:colFirst="0" w:colLast="0" w:name="_cwqhaz69u9f8" w:id="7"/>
      <w:bookmarkEnd w:id="7"/>
      <w:r w:rsidDel="00000000" w:rsidR="00000000" w:rsidRPr="00000000">
        <w:rPr>
          <w:color w:val="434343"/>
          <w:rtl w:val="0"/>
        </w:rPr>
        <w:t xml:space="preserve">Protocole de communication</w:t>
      </w:r>
    </w:p>
    <w:p w:rsidR="00000000" w:rsidDel="00000000" w:rsidP="00000000" w:rsidRDefault="00000000" w:rsidRPr="00000000" w14:paraId="000000E9">
      <w:pPr>
        <w:pageBreakBefore w:val="0"/>
        <w:widowControl w:val="0"/>
        <w:spacing w:line="240" w:lineRule="auto"/>
        <w:jc w:val="both"/>
        <w:rPr>
          <w:rFonts w:ascii="Roboto" w:cs="Roboto" w:eastAsia="Roboto" w:hAnsi="Roboto"/>
          <w:color w:val="434343"/>
        </w:rPr>
      </w:pPr>
      <w:r w:rsidDel="00000000" w:rsidR="00000000" w:rsidRPr="00000000">
        <w:rPr>
          <w:rtl w:val="0"/>
        </w:rPr>
      </w:r>
    </w:p>
    <w:p w:rsidR="00000000" w:rsidDel="00000000" w:rsidP="00000000" w:rsidRDefault="00000000" w:rsidRPr="00000000" w14:paraId="000000EA">
      <w:pPr>
        <w:pageBreakBefore w:val="0"/>
        <w:widowControl w:val="0"/>
        <w:spacing w:line="240" w:lineRule="auto"/>
        <w:ind w:left="0" w:firstLine="0"/>
        <w:jc w:val="both"/>
        <w:rPr>
          <w:rFonts w:ascii="Roboto" w:cs="Roboto" w:eastAsia="Roboto" w:hAnsi="Roboto"/>
          <w:color w:val="434343"/>
        </w:rPr>
      </w:pPr>
      <w:r w:rsidDel="00000000" w:rsidR="00000000" w:rsidRPr="00000000">
        <w:rPr>
          <w:rFonts w:ascii="Roboto" w:cs="Roboto" w:eastAsia="Roboto" w:hAnsi="Roboto"/>
          <w:color w:val="434343"/>
          <w:rtl w:val="0"/>
        </w:rPr>
        <w:t xml:space="preserve">L’API est basée sur le protocole Https.</w:t>
      </w:r>
    </w:p>
    <w:p w:rsidR="00000000" w:rsidDel="00000000" w:rsidP="00000000" w:rsidRDefault="00000000" w:rsidRPr="00000000" w14:paraId="000000EB">
      <w:pPr>
        <w:pStyle w:val="Heading2"/>
        <w:pageBreakBefore w:val="0"/>
        <w:rPr/>
      </w:pPr>
      <w:bookmarkStart w:colFirst="0" w:colLast="0" w:name="_jh0r83l1bin6" w:id="8"/>
      <w:bookmarkEnd w:id="8"/>
      <w:r w:rsidDel="00000000" w:rsidR="00000000" w:rsidRPr="00000000">
        <w:rPr>
          <w:rtl w:val="0"/>
        </w:rPr>
      </w:r>
    </w:p>
    <w:p w:rsidR="00000000" w:rsidDel="00000000" w:rsidP="00000000" w:rsidRDefault="00000000" w:rsidRPr="00000000" w14:paraId="000000EC">
      <w:pPr>
        <w:pStyle w:val="Heading1"/>
        <w:pageBreakBefore w:val="0"/>
        <w:rPr/>
      </w:pPr>
      <w:bookmarkStart w:colFirst="0" w:colLast="0" w:name="_o9gnd5azb9n2" w:id="9"/>
      <w:bookmarkEnd w:id="9"/>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ageBreakBefore w:val="0"/>
        <w:rPr/>
      </w:pPr>
      <w:bookmarkStart w:colFirst="0" w:colLast="0" w:name="_w4fio087d44n" w:id="10"/>
      <w:bookmarkEnd w:id="10"/>
      <w:r w:rsidDel="00000000" w:rsidR="00000000" w:rsidRPr="00000000">
        <w:rPr>
          <w:rtl w:val="0"/>
        </w:rPr>
        <w:t xml:space="preserve">Authentification</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pBdr>
          <w:top w:color="ffffff" w:space="6" w:sz="8" w:val="single"/>
          <w:left w:color="ffffff" w:space="6" w:sz="8" w:val="single"/>
          <w:bottom w:color="ffffff" w:space="6" w:sz="8" w:val="single"/>
          <w:right w:color="ffffff" w:space="6" w:sz="8" w:val="single"/>
          <w:between w:space="0" w:sz="0" w:val="nil"/>
        </w:pBdr>
        <w:shd w:fill="eeedfc" w:val="clear"/>
        <w:spacing w:line="276" w:lineRule="auto"/>
        <w:rPr>
          <w:rFonts w:ascii="Roboto" w:cs="Roboto" w:eastAsia="Roboto" w:hAnsi="Roboto"/>
          <w:color w:val="4744e3"/>
        </w:rPr>
      </w:pPr>
      <w:r w:rsidDel="00000000" w:rsidR="00000000" w:rsidRPr="00000000">
        <w:rPr>
          <w:rFonts w:ascii="Roboto" w:cs="Roboto" w:eastAsia="Roboto" w:hAnsi="Roboto"/>
          <w:color w:val="4744e3"/>
          <w:rtl w:val="0"/>
        </w:rPr>
        <w:t xml:space="preserve">L</w:t>
      </w:r>
      <w:r w:rsidDel="00000000" w:rsidR="00000000" w:rsidRPr="00000000">
        <w:rPr>
          <w:rFonts w:ascii="Roboto" w:cs="Roboto" w:eastAsia="Roboto" w:hAnsi="Roboto"/>
          <w:color w:val="4744e3"/>
          <w:rtl w:val="0"/>
        </w:rPr>
        <w:t xml:space="preserve">’authentification se fait selon le protocole Oauth2. Pour pouvoir appeler les autres endpoints contenus dans ce document, il est nécessaire au préalable de récupérer un token d’authentification depuis l’endpoint suivant.</w:t>
      </w:r>
    </w:p>
    <w:p w:rsidR="00000000" w:rsidDel="00000000" w:rsidP="00000000" w:rsidRDefault="00000000" w:rsidRPr="00000000" w14:paraId="000000F0">
      <w:pPr>
        <w:pStyle w:val="Heading3"/>
        <w:pageBreakBefore w:val="0"/>
        <w:rPr/>
      </w:pPr>
      <w:bookmarkStart w:colFirst="0" w:colLast="0" w:name="_ik5n57ferk6" w:id="11"/>
      <w:bookmarkEnd w:id="11"/>
      <w:r w:rsidDel="00000000" w:rsidR="00000000" w:rsidRPr="00000000">
        <w:rPr>
          <w:rtl w:val="0"/>
        </w:rPr>
        <w:t xml:space="preserve">Requête</w:t>
      </w:r>
    </w:p>
    <w:p w:rsidR="00000000" w:rsidDel="00000000" w:rsidP="00000000" w:rsidRDefault="00000000" w:rsidRPr="00000000" w14:paraId="000000F1">
      <w:pPr>
        <w:pStyle w:val="Subtitle"/>
        <w:pageBreakBefore w:val="0"/>
        <w:rPr>
          <w:color w:val="434343"/>
        </w:rPr>
      </w:pPr>
      <w:bookmarkStart w:colFirst="0" w:colLast="0" w:name="_p9re9j6j8864" w:id="12"/>
      <w:bookmarkEnd w:id="12"/>
      <w:r w:rsidDel="00000000" w:rsidR="00000000" w:rsidRPr="00000000">
        <w:rPr>
          <w:color w:val="434343"/>
          <w:rtl w:val="0"/>
        </w:rPr>
        <w:t xml:space="preserve">URL</w:t>
      </w:r>
    </w:p>
    <w:p w:rsidR="00000000" w:rsidDel="00000000" w:rsidP="00000000" w:rsidRDefault="00000000" w:rsidRPr="00000000" w14:paraId="000000F2">
      <w:pPr>
        <w:numPr>
          <w:ilvl w:val="0"/>
          <w:numId w:val="8"/>
        </w:numPr>
        <w:ind w:left="720" w:hanging="360"/>
      </w:pPr>
      <w:r w:rsidDel="00000000" w:rsidR="00000000" w:rsidRPr="00000000">
        <w:rPr>
          <w:rtl w:val="0"/>
        </w:rPr>
        <w:t xml:space="preserve">Prod: </w:t>
      </w:r>
      <w:hyperlink r:id="rId7">
        <w:r w:rsidDel="00000000" w:rsidR="00000000" w:rsidRPr="00000000">
          <w:rPr>
            <w:color w:val="1155cc"/>
            <w:u w:val="single"/>
            <w:rtl w:val="0"/>
          </w:rPr>
          <w:t xml:space="preserve">https://</w:t>
        </w:r>
      </w:hyperlink>
      <w:hyperlink r:id="rId8">
        <w:r w:rsidDel="00000000" w:rsidR="00000000" w:rsidRPr="00000000">
          <w:rPr>
            <w:color w:val="1155cc"/>
            <w:highlight w:val="white"/>
            <w:u w:val="single"/>
            <w:rtl w:val="0"/>
          </w:rPr>
          <w:t xml:space="preserve">auth.inqom.com</w:t>
        </w:r>
      </w:hyperlink>
      <w:hyperlink r:id="rId9">
        <w:r w:rsidDel="00000000" w:rsidR="00000000" w:rsidRPr="00000000">
          <w:rPr>
            <w:color w:val="1155cc"/>
            <w:u w:val="single"/>
            <w:rtl w:val="0"/>
          </w:rPr>
          <w:t xml:space="preserve">/identity/connect/token</w:t>
        </w:r>
      </w:hyperlink>
      <w:r w:rsidDel="00000000" w:rsidR="00000000" w:rsidRPr="00000000">
        <w:rPr>
          <w:rtl w:val="0"/>
        </w:rPr>
      </w:r>
    </w:p>
    <w:p w:rsidR="00000000" w:rsidDel="00000000" w:rsidP="00000000" w:rsidRDefault="00000000" w:rsidRPr="00000000" w14:paraId="000000F3">
      <w:pPr>
        <w:numPr>
          <w:ilvl w:val="0"/>
          <w:numId w:val="8"/>
        </w:numPr>
        <w:ind w:left="720" w:hanging="360"/>
        <w:rPr>
          <w:color w:val="4744e3"/>
        </w:rPr>
      </w:pPr>
      <w:r w:rsidDel="00000000" w:rsidR="00000000" w:rsidRPr="00000000">
        <w:rPr>
          <w:rtl w:val="0"/>
        </w:rPr>
        <w:t xml:space="preserve">Recette: </w:t>
      </w:r>
      <w:hyperlink r:id="rId10">
        <w:r w:rsidDel="00000000" w:rsidR="00000000" w:rsidRPr="00000000">
          <w:rPr>
            <w:color w:val="1155cc"/>
            <w:u w:val="single"/>
            <w:rtl w:val="0"/>
          </w:rPr>
          <w:t xml:space="preserve">https://auth-staging.inqom.com/identity/connect/token</w:t>
        </w:r>
      </w:hyperlink>
      <w:r w:rsidDel="00000000" w:rsidR="00000000" w:rsidRPr="00000000">
        <w:rPr>
          <w:rtl w:val="0"/>
        </w:rPr>
      </w:r>
    </w:p>
    <w:p w:rsidR="00000000" w:rsidDel="00000000" w:rsidP="00000000" w:rsidRDefault="00000000" w:rsidRPr="00000000" w14:paraId="000000F4">
      <w:pPr>
        <w:pStyle w:val="Subtitle"/>
        <w:pageBreakBefore w:val="0"/>
        <w:rPr>
          <w:color w:val="434343"/>
        </w:rPr>
      </w:pPr>
      <w:bookmarkStart w:colFirst="0" w:colLast="0" w:name="_sv6jysg07nzr" w:id="13"/>
      <w:bookmarkEnd w:id="13"/>
      <w:r w:rsidDel="00000000" w:rsidR="00000000" w:rsidRPr="00000000">
        <w:rPr>
          <w:color w:val="434343"/>
          <w:rtl w:val="0"/>
        </w:rPr>
        <w:t xml:space="preserve">Method</w:t>
      </w:r>
    </w:p>
    <w:p w:rsidR="00000000" w:rsidDel="00000000" w:rsidP="00000000" w:rsidRDefault="00000000" w:rsidRPr="00000000" w14:paraId="000000F5">
      <w:pPr>
        <w:pageBreakBefore w:val="0"/>
        <w:rPr>
          <w:rFonts w:ascii="Roboto" w:cs="Roboto" w:eastAsia="Roboto" w:hAnsi="Roboto"/>
          <w:color w:val="434343"/>
        </w:rPr>
      </w:pPr>
      <w:r w:rsidDel="00000000" w:rsidR="00000000" w:rsidRPr="00000000">
        <w:rPr>
          <w:rFonts w:ascii="Roboto" w:cs="Roboto" w:eastAsia="Roboto" w:hAnsi="Roboto"/>
          <w:color w:val="434343"/>
          <w:rtl w:val="0"/>
        </w:rPr>
        <w:t xml:space="preserve">POST</w:t>
      </w:r>
      <w:ins w:author="Alexandre Roy" w:id="0" w:date="2023-11-13T10:53:09Z">
        <w:r w:rsidDel="00000000" w:rsidR="00000000" w:rsidRPr="00000000">
          <w:rPr>
            <w:rFonts w:ascii="Roboto" w:cs="Roboto" w:eastAsia="Roboto" w:hAnsi="Roboto"/>
            <w:color w:val="434343"/>
            <w:rtl w:val="0"/>
          </w:rPr>
          <w:t xml:space="preserve"> </w:t>
        </w:r>
      </w:ins>
      <w:r w:rsidDel="00000000" w:rsidR="00000000" w:rsidRPr="00000000">
        <w:rPr>
          <w:rtl w:val="0"/>
        </w:rPr>
      </w:r>
    </w:p>
    <w:p w:rsidR="00000000" w:rsidDel="00000000" w:rsidP="00000000" w:rsidRDefault="00000000" w:rsidRPr="00000000" w14:paraId="000000F6">
      <w:pPr>
        <w:pStyle w:val="Subtitle"/>
        <w:pageBreakBefore w:val="0"/>
        <w:rPr/>
      </w:pPr>
      <w:bookmarkStart w:colFirst="0" w:colLast="0" w:name="_bto1mmdr1il" w:id="14"/>
      <w:bookmarkEnd w:id="14"/>
      <w:r w:rsidDel="00000000" w:rsidR="00000000" w:rsidRPr="00000000">
        <w:rPr>
          <w:rtl w:val="0"/>
        </w:rPr>
        <w:t xml:space="preserve">Paramètres</w:t>
      </w:r>
    </w:p>
    <w:p w:rsidR="00000000" w:rsidDel="00000000" w:rsidP="00000000" w:rsidRDefault="00000000" w:rsidRPr="00000000" w14:paraId="000000F7">
      <w:pPr>
        <w:pageBreakBefore w:val="0"/>
        <w:widowControl w:val="0"/>
        <w:tabs>
          <w:tab w:val="left" w:leader="none" w:pos="835"/>
        </w:tabs>
        <w:spacing w:before="37" w:line="240" w:lineRule="auto"/>
        <w:ind w:left="0" w:firstLine="0"/>
        <w:jc w:val="both"/>
        <w:rPr>
          <w:color w:val="434343"/>
        </w:rPr>
      </w:pPr>
      <w:r w:rsidDel="00000000" w:rsidR="00000000" w:rsidRPr="00000000">
        <w:rPr>
          <w:color w:val="434343"/>
          <w:rtl w:val="0"/>
        </w:rPr>
        <w:t xml:space="preserve">Ces champs sont à passer dans le corps de la requête avec un contentType x-www-form-urlencoded</w:t>
      </w:r>
    </w:p>
    <w:p w:rsidR="00000000" w:rsidDel="00000000" w:rsidP="00000000" w:rsidRDefault="00000000" w:rsidRPr="00000000" w14:paraId="000000F8">
      <w:pPr>
        <w:pageBreakBefore w:val="0"/>
        <w:widowControl w:val="0"/>
        <w:tabs>
          <w:tab w:val="left" w:leader="none" w:pos="835"/>
        </w:tabs>
        <w:spacing w:before="37" w:line="240" w:lineRule="auto"/>
        <w:ind w:left="0" w:firstLine="0"/>
        <w:jc w:val="both"/>
        <w:rPr>
          <w:color w:val="434343"/>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0FA">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jc w:val="left"/>
              <w:rPr>
                <w:color w:val="434343"/>
              </w:rPr>
            </w:pPr>
            <w:r w:rsidDel="00000000" w:rsidR="00000000" w:rsidRPr="00000000">
              <w:rPr>
                <w:color w:val="434343"/>
                <w:rtl w:val="0"/>
              </w:rPr>
              <w:t xml:space="preserve">username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rPr>
                <w:color w:val="434343"/>
              </w:rPr>
            </w:pPr>
            <w:r w:rsidDel="00000000" w:rsidR="00000000" w:rsidRPr="00000000">
              <w:rPr>
                <w:color w:val="434343"/>
                <w:rtl w:val="0"/>
              </w:rPr>
              <w:t xml:space="preserve">adresse mail du compte d’accès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jc w:val="left"/>
              <w:rPr>
                <w:color w:val="434343"/>
              </w:rPr>
            </w:pPr>
            <w:r w:rsidDel="00000000" w:rsidR="00000000" w:rsidRPr="00000000">
              <w:rPr>
                <w:color w:val="434343"/>
                <w:rtl w:val="0"/>
              </w:rPr>
              <w:t xml:space="preserve">password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rPr>
                <w:color w:val="434343"/>
              </w:rPr>
            </w:pPr>
            <w:r w:rsidDel="00000000" w:rsidR="00000000" w:rsidRPr="00000000">
              <w:rPr>
                <w:color w:val="434343"/>
                <w:rtl w:val="0"/>
              </w:rPr>
              <w:t xml:space="preserve">mot de passe du compte d’accès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jc w:val="left"/>
              <w:rPr>
                <w:color w:val="434343"/>
              </w:rPr>
            </w:pPr>
            <w:r w:rsidDel="00000000" w:rsidR="00000000" w:rsidRPr="00000000">
              <w:rPr>
                <w:color w:val="434343"/>
                <w:rtl w:val="0"/>
              </w:rPr>
              <w:t xml:space="preserve">grant_type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rPr>
                <w:color w:val="434343"/>
              </w:rPr>
            </w:pPr>
            <w:r w:rsidDel="00000000" w:rsidR="00000000" w:rsidRPr="00000000">
              <w:rPr>
                <w:color w:val="434343"/>
                <w:rtl w:val="0"/>
              </w:rPr>
              <w:t xml:space="preserve">“password” (tel quel)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jc w:val="left"/>
              <w:rPr>
                <w:color w:val="434343"/>
              </w:rPr>
            </w:pPr>
            <w:r w:rsidDel="00000000" w:rsidR="00000000" w:rsidRPr="00000000">
              <w:rPr>
                <w:color w:val="434343"/>
                <w:rtl w:val="0"/>
              </w:rPr>
              <w:t xml:space="preserve">scope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rPr>
                <w:color w:val="434343"/>
              </w:rPr>
            </w:pPr>
            <w:r w:rsidDel="00000000" w:rsidR="00000000" w:rsidRPr="00000000">
              <w:rPr>
                <w:color w:val="434343"/>
                <w:rtl w:val="0"/>
              </w:rPr>
              <w:t xml:space="preserve">“openid apidata” (tel quel)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jc w:val="left"/>
              <w:rPr>
                <w:color w:val="434343"/>
              </w:rPr>
            </w:pPr>
            <w:r w:rsidDel="00000000" w:rsidR="00000000" w:rsidRPr="00000000">
              <w:rPr>
                <w:color w:val="434343"/>
                <w:rtl w:val="0"/>
              </w:rPr>
              <w:t xml:space="preserve">client_id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rPr>
                <w:color w:val="434343"/>
              </w:rPr>
            </w:pPr>
            <w:r w:rsidDel="00000000" w:rsidR="00000000" w:rsidRPr="00000000">
              <w:rPr>
                <w:color w:val="434343"/>
                <w:rtl w:val="0"/>
              </w:rPr>
              <w:t xml:space="preserve">l’id de votre client API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jc w:val="left"/>
              <w:rPr>
                <w:color w:val="434343"/>
              </w:rPr>
            </w:pPr>
            <w:r w:rsidDel="00000000" w:rsidR="00000000" w:rsidRPr="00000000">
              <w:rPr>
                <w:color w:val="434343"/>
                <w:rtl w:val="0"/>
              </w:rPr>
              <w:t xml:space="preserve">client_secret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rPr>
                <w:color w:val="434343"/>
              </w:rPr>
            </w:pPr>
            <w:r w:rsidDel="00000000" w:rsidR="00000000" w:rsidRPr="00000000">
              <w:rPr>
                <w:color w:val="434343"/>
                <w:rtl w:val="0"/>
              </w:rPr>
              <w:t xml:space="preserve">le secret de votre client API</w:t>
            </w:r>
          </w:p>
        </w:tc>
      </w:tr>
    </w:tbl>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widowControl w:val="0"/>
        <w:tabs>
          <w:tab w:val="left" w:leader="none" w:pos="835"/>
        </w:tabs>
        <w:spacing w:before="37" w:line="240" w:lineRule="auto"/>
        <w:ind w:left="0" w:firstLine="0"/>
        <w:jc w:val="both"/>
        <w:rPr>
          <w:color w:val="434343"/>
        </w:rPr>
      </w:pPr>
      <w:r w:rsidDel="00000000" w:rsidR="00000000" w:rsidRPr="00000000">
        <w:rPr>
          <w:rtl w:val="0"/>
        </w:rPr>
      </w:r>
    </w:p>
    <w:p w:rsidR="00000000" w:rsidDel="00000000" w:rsidP="00000000" w:rsidRDefault="00000000" w:rsidRPr="00000000" w14:paraId="00000109">
      <w:pPr>
        <w:pageBreakBefore w:val="0"/>
        <w:rPr>
          <w:rFonts w:ascii="Roboto" w:cs="Roboto" w:eastAsia="Roboto" w:hAnsi="Roboto"/>
          <w:color w:val="434343"/>
        </w:rPr>
      </w:pPr>
      <w:r w:rsidDel="00000000" w:rsidR="00000000" w:rsidRPr="00000000">
        <w:rPr>
          <w:rtl w:val="0"/>
        </w:rPr>
      </w:r>
    </w:p>
    <w:p w:rsidR="00000000" w:rsidDel="00000000" w:rsidP="00000000" w:rsidRDefault="00000000" w:rsidRPr="00000000" w14:paraId="0000010A">
      <w:pPr>
        <w:pageBreakBefore w:val="0"/>
        <w:rPr>
          <w:rFonts w:ascii="Roboto" w:cs="Roboto" w:eastAsia="Roboto" w:hAnsi="Roboto"/>
          <w:color w:val="434343"/>
        </w:rPr>
      </w:pPr>
      <w:r w:rsidDel="00000000" w:rsidR="00000000" w:rsidRPr="00000000">
        <w:rPr>
          <w:rFonts w:ascii="Roboto" w:cs="Roboto" w:eastAsia="Roboto" w:hAnsi="Roboto"/>
          <w:color w:val="434343"/>
          <w:rtl w:val="0"/>
        </w:rPr>
        <w:t xml:space="preserve">Il faudra s’assurer que l’utilisateur </w:t>
      </w:r>
      <w:r w:rsidDel="00000000" w:rsidR="00000000" w:rsidRPr="00000000">
        <w:rPr>
          <w:color w:val="434343"/>
          <w:rtl w:val="0"/>
        </w:rPr>
        <w:t xml:space="preserve">en question</w:t>
      </w:r>
      <w:r w:rsidDel="00000000" w:rsidR="00000000" w:rsidRPr="00000000">
        <w:rPr>
          <w:rFonts w:ascii="Roboto" w:cs="Roboto" w:eastAsia="Roboto" w:hAnsi="Roboto"/>
          <w:color w:val="434343"/>
          <w:rtl w:val="0"/>
        </w:rPr>
        <w:t xml:space="preserve"> a bien des droits de lecture sur les dossiers </w:t>
      </w:r>
      <w:r w:rsidDel="00000000" w:rsidR="00000000" w:rsidRPr="00000000">
        <w:rPr>
          <w:color w:val="434343"/>
          <w:rtl w:val="0"/>
        </w:rPr>
        <w:t xml:space="preserve">sur lesquels on souhaite faire des requêtes.</w:t>
      </w:r>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10B">
      <w:pPr>
        <w:pStyle w:val="Heading3"/>
        <w:pageBreakBefore w:val="0"/>
        <w:rPr/>
      </w:pPr>
      <w:bookmarkStart w:colFirst="0" w:colLast="0" w:name="_cgmplvhvb7a" w:id="15"/>
      <w:bookmarkEnd w:id="15"/>
      <w:r w:rsidDel="00000000" w:rsidR="00000000" w:rsidRPr="00000000">
        <w:rPr>
          <w:rtl w:val="0"/>
        </w:rPr>
        <w:t xml:space="preserve">Réponse</w:t>
      </w:r>
    </w:p>
    <w:p w:rsidR="00000000" w:rsidDel="00000000" w:rsidP="00000000" w:rsidRDefault="00000000" w:rsidRPr="00000000" w14:paraId="0000010C">
      <w:pPr>
        <w:pStyle w:val="Subtitle"/>
        <w:pageBreakBefore w:val="0"/>
        <w:rPr/>
      </w:pPr>
      <w:bookmarkStart w:colFirst="0" w:colLast="0" w:name="_gpw2b5bomcu8" w:id="16"/>
      <w:bookmarkEnd w:id="16"/>
      <w:r w:rsidDel="00000000" w:rsidR="00000000" w:rsidRPr="00000000">
        <w:rPr>
          <w:rtl w:val="0"/>
        </w:rPr>
        <w:t xml:space="preserve">Content-type</w:t>
      </w:r>
    </w:p>
    <w:p w:rsidR="00000000" w:rsidDel="00000000" w:rsidP="00000000" w:rsidRDefault="00000000" w:rsidRPr="00000000" w14:paraId="0000010D">
      <w:pPr>
        <w:pageBreakBefore w:val="0"/>
        <w:spacing w:line="240" w:lineRule="auto"/>
        <w:ind w:left="0" w:firstLine="0"/>
        <w:rPr>
          <w:rFonts w:ascii="Roboto" w:cs="Roboto" w:eastAsia="Roboto" w:hAnsi="Roboto"/>
          <w:color w:val="434343"/>
        </w:rPr>
      </w:pPr>
      <w:r w:rsidDel="00000000" w:rsidR="00000000" w:rsidRPr="00000000">
        <w:rPr>
          <w:rFonts w:ascii="Roboto" w:cs="Roboto" w:eastAsia="Roboto" w:hAnsi="Roboto"/>
          <w:color w:val="434343"/>
          <w:rtl w:val="0"/>
        </w:rPr>
        <w:t xml:space="preserve">application/json; charset=utf-8 </w:t>
      </w:r>
    </w:p>
    <w:p w:rsidR="00000000" w:rsidDel="00000000" w:rsidP="00000000" w:rsidRDefault="00000000" w:rsidRPr="00000000" w14:paraId="0000010E">
      <w:pPr>
        <w:pStyle w:val="Subtitle"/>
        <w:pageBreakBefore w:val="0"/>
        <w:rPr>
          <w:rFonts w:ascii="Roboto" w:cs="Roboto" w:eastAsia="Roboto" w:hAnsi="Roboto"/>
          <w:color w:val="434343"/>
        </w:rPr>
      </w:pPr>
      <w:bookmarkStart w:colFirst="0" w:colLast="0" w:name="_z66ml39fg7v4" w:id="17"/>
      <w:bookmarkEnd w:id="17"/>
      <w:r w:rsidDel="00000000" w:rsidR="00000000" w:rsidRPr="00000000">
        <w:rPr>
          <w:rtl w:val="0"/>
        </w:rPr>
        <w:t xml:space="preserve">Corps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10">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rFonts w:ascii="Roboto" w:cs="Roboto" w:eastAsia="Roboto" w:hAnsi="Roboto"/>
                <w:color w:val="434343"/>
                <w:rtl w:val="0"/>
              </w:rPr>
              <w:t xml:space="preserve">access_token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rPr>
                <w:rFonts w:ascii="Roboto" w:cs="Roboto" w:eastAsia="Roboto" w:hAnsi="Roboto"/>
                <w:color w:val="434343"/>
              </w:rPr>
            </w:pPr>
            <w:r w:rsidDel="00000000" w:rsidR="00000000" w:rsidRPr="00000000">
              <w:rPr>
                <w:rFonts w:ascii="Roboto" w:cs="Roboto" w:eastAsia="Roboto" w:hAnsi="Roboto"/>
                <w:color w:val="434343"/>
                <w:rtl w:val="0"/>
              </w:rPr>
              <w:t xml:space="preserve">Token d’authentification</w:t>
            </w:r>
            <w:r w:rsidDel="00000000" w:rsidR="00000000" w:rsidRPr="00000000">
              <w:rPr>
                <w:rtl w:val="0"/>
              </w:rPr>
            </w:r>
          </w:p>
        </w:tc>
      </w:tr>
    </w:tbl>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Style w:val="Heading3"/>
        <w:pageBreakBefore w:val="0"/>
        <w:rPr/>
      </w:pPr>
      <w:bookmarkStart w:colFirst="0" w:colLast="0" w:name="_pefhrgykcnig" w:id="18"/>
      <w:bookmarkEnd w:id="18"/>
      <w:r w:rsidDel="00000000" w:rsidR="00000000" w:rsidRPr="00000000">
        <w:rPr>
          <w:rtl w:val="0"/>
        </w:rPr>
        <w:t xml:space="preserve">Utilisation du token</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Pour tous les endpoints suivants, il est nécessaire de passer en paramètre le token d’authentification récupéré depuis l’API d’authentification décrit ci-dessus. </w:t>
      </w:r>
    </w:p>
    <w:p w:rsidR="00000000" w:rsidDel="00000000" w:rsidP="00000000" w:rsidRDefault="00000000" w:rsidRPr="00000000" w14:paraId="00000118">
      <w:pPr>
        <w:pageBreakBefore w:val="0"/>
        <w:rPr/>
      </w:pPr>
      <w:r w:rsidDel="00000000" w:rsidR="00000000" w:rsidRPr="00000000">
        <w:rPr>
          <w:rtl w:val="0"/>
        </w:rPr>
        <w:t xml:space="preserve">Le token se passe dans l’entête de chaque requête avec le préfixe Bearer :</w:t>
      </w:r>
    </w:p>
    <w:p w:rsidR="00000000" w:rsidDel="00000000" w:rsidP="00000000" w:rsidRDefault="00000000" w:rsidRPr="00000000" w14:paraId="00000119">
      <w:pPr>
        <w:pageBreakBefore w:val="0"/>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76" w:lineRule="auto"/>
              <w:jc w:val="left"/>
              <w:rPr/>
            </w:pPr>
            <w:r w:rsidDel="00000000" w:rsidR="00000000" w:rsidRPr="00000000">
              <w:rPr>
                <w:rFonts w:ascii="Consolas" w:cs="Consolas" w:eastAsia="Consolas" w:hAnsi="Consolas"/>
                <w:color w:val="f8f8f2"/>
                <w:shd w:fill="282a36" w:val="clear"/>
                <w:rtl w:val="0"/>
              </w:rPr>
              <w:t xml:space="preserve">Authorization: Bearer &lt;TokenJWT&gt;</w:t>
            </w:r>
            <w:r w:rsidDel="00000000" w:rsidR="00000000" w:rsidRPr="00000000">
              <w:rPr>
                <w:rtl w:val="0"/>
              </w:rPr>
            </w:r>
          </w:p>
        </w:tc>
      </w:tr>
    </w:tbl>
    <w:p w:rsidR="00000000" w:rsidDel="00000000" w:rsidP="00000000" w:rsidRDefault="00000000" w:rsidRPr="00000000" w14:paraId="0000011B">
      <w:pPr>
        <w:pStyle w:val="Heading1"/>
        <w:pageBreakBefore w:val="0"/>
        <w:rPr/>
      </w:pPr>
      <w:bookmarkStart w:colFirst="0" w:colLast="0" w:name="_8ndta7k5b8u1" w:id="19"/>
      <w:bookmarkEnd w:id="19"/>
      <w:r w:rsidDel="00000000" w:rsidR="00000000" w:rsidRPr="00000000">
        <w:rPr>
          <w:rtl w:val="0"/>
        </w:rPr>
        <w:t xml:space="preserve">Resources</w:t>
      </w:r>
    </w:p>
    <w:p w:rsidR="00000000" w:rsidDel="00000000" w:rsidP="00000000" w:rsidRDefault="00000000" w:rsidRPr="00000000" w14:paraId="0000011C">
      <w:pPr>
        <w:pStyle w:val="Heading2"/>
        <w:rPr/>
      </w:pPr>
      <w:bookmarkStart w:colFirst="0" w:colLast="0" w:name="_llgjp9265xwm" w:id="20"/>
      <w:bookmarkEnd w:id="20"/>
      <w:r w:rsidDel="00000000" w:rsidR="00000000" w:rsidRPr="00000000">
        <w:rPr>
          <w:rtl w:val="0"/>
        </w:rPr>
        <w:t xml:space="preserve">Base URL</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Prod : </w:t>
      </w:r>
      <w:hyperlink r:id="rId11">
        <w:r w:rsidDel="00000000" w:rsidR="00000000" w:rsidRPr="00000000">
          <w:rPr>
            <w:color w:val="1155cc"/>
            <w:u w:val="single"/>
            <w:rtl w:val="0"/>
          </w:rPr>
          <w:t xml:space="preserve">https://wa-fred-accounting-services-prod.azurewebsites.net</w:t>
        </w:r>
      </w:hyperlink>
      <w:r w:rsidDel="00000000" w:rsidR="00000000" w:rsidRPr="00000000">
        <w:rPr>
          <w:color w:val="4744e3"/>
          <w:u w:val="single"/>
          <w:rtl w:val="0"/>
        </w:rPr>
        <w:t xml:space="preserve"> </w:t>
      </w:r>
    </w:p>
    <w:p w:rsidR="00000000" w:rsidDel="00000000" w:rsidP="00000000" w:rsidRDefault="00000000" w:rsidRPr="00000000" w14:paraId="0000011E">
      <w:pPr>
        <w:numPr>
          <w:ilvl w:val="0"/>
          <w:numId w:val="5"/>
        </w:numPr>
        <w:ind w:left="720" w:hanging="360"/>
        <w:rPr>
          <w:color w:val="4744e3"/>
        </w:rPr>
      </w:pPr>
      <w:r w:rsidDel="00000000" w:rsidR="00000000" w:rsidRPr="00000000">
        <w:rPr>
          <w:rtl w:val="0"/>
        </w:rPr>
        <w:t xml:space="preserve">Recette : </w:t>
      </w:r>
      <w:hyperlink r:id="rId12">
        <w:r w:rsidDel="00000000" w:rsidR="00000000" w:rsidRPr="00000000">
          <w:rPr>
            <w:color w:val="1155cc"/>
            <w:u w:val="single"/>
            <w:rtl w:val="0"/>
          </w:rPr>
          <w:t xml:space="preserve">https://fredstagingapi.azurewebsites.net/index.html</w:t>
        </w:r>
      </w:hyperlink>
      <w:r w:rsidDel="00000000" w:rsidR="00000000" w:rsidRPr="00000000">
        <w:rPr>
          <w:rtl w:val="0"/>
        </w:rPr>
        <w:t xml:space="preserve"> </w:t>
      </w:r>
    </w:p>
    <w:p w:rsidR="00000000" w:rsidDel="00000000" w:rsidP="00000000" w:rsidRDefault="00000000" w:rsidRPr="00000000" w14:paraId="0000011F">
      <w:pPr>
        <w:pStyle w:val="Heading2"/>
        <w:pageBreakBefore w:val="0"/>
        <w:rPr/>
      </w:pPr>
      <w:bookmarkStart w:colFirst="0" w:colLast="0" w:name="_no6pri6jz8du" w:id="21"/>
      <w:bookmarkEnd w:id="21"/>
      <w:r w:rsidDel="00000000" w:rsidR="00000000" w:rsidRPr="00000000">
        <w:rPr>
          <w:rtl w:val="0"/>
        </w:rPr>
        <w:t xml:space="preserve">AccountingPeriods</w:t>
      </w:r>
    </w:p>
    <w:p w:rsidR="00000000" w:rsidDel="00000000" w:rsidP="00000000" w:rsidRDefault="00000000" w:rsidRPr="00000000" w14:paraId="00000120">
      <w:pPr>
        <w:pageBreakBefore w:val="0"/>
        <w:rPr>
          <w:color w:val="434343"/>
        </w:rPr>
      </w:pPr>
      <w:r w:rsidDel="00000000" w:rsidR="00000000" w:rsidRPr="00000000">
        <w:rPr>
          <w:color w:val="434343"/>
          <w:rtl w:val="0"/>
        </w:rPr>
        <w:t xml:space="preserve">.</w:t>
      </w:r>
    </w:p>
    <w:p w:rsidR="00000000" w:rsidDel="00000000" w:rsidP="00000000" w:rsidRDefault="00000000" w:rsidRPr="00000000" w14:paraId="00000121">
      <w:pPr>
        <w:pageBreakBefore w:val="0"/>
        <w:pBdr>
          <w:top w:color="ffffff" w:space="6" w:sz="8" w:val="single"/>
          <w:left w:color="ffffff" w:space="6" w:sz="8" w:val="single"/>
          <w:bottom w:color="ffffff" w:space="6" w:sz="8" w:val="single"/>
          <w:right w:color="ffffff" w:space="6" w:sz="8" w:val="single"/>
        </w:pBdr>
        <w:shd w:fill="eeedfc" w:val="clear"/>
        <w:spacing w:line="300" w:lineRule="auto"/>
        <w:rPr>
          <w:color w:val="4744e3"/>
        </w:rPr>
      </w:pPr>
      <w:r w:rsidDel="00000000" w:rsidR="00000000" w:rsidRPr="00000000">
        <w:rPr>
          <w:color w:val="4744e3"/>
          <w:rtl w:val="0"/>
        </w:rPr>
        <w:t xml:space="preserve">Un exercice comptable dans Inqom. L’endpoint suivant permet de récupérer la liste des exercices dans Inqom.</w:t>
      </w:r>
    </w:p>
    <w:p w:rsidR="00000000" w:rsidDel="00000000" w:rsidP="00000000" w:rsidRDefault="00000000" w:rsidRPr="00000000" w14:paraId="00000122">
      <w:pPr>
        <w:pStyle w:val="Heading3"/>
        <w:pageBreakBefore w:val="0"/>
        <w:rPr/>
      </w:pPr>
      <w:bookmarkStart w:colFirst="0" w:colLast="0" w:name="_9tr02z54cexm" w:id="22"/>
      <w:bookmarkEnd w:id="22"/>
      <w:r w:rsidDel="00000000" w:rsidR="00000000" w:rsidRPr="00000000">
        <w:rPr>
          <w:rtl w:val="0"/>
        </w:rPr>
        <w:t xml:space="preserve">Lecture des exercices</w:t>
      </w:r>
    </w:p>
    <w:p w:rsidR="00000000" w:rsidDel="00000000" w:rsidP="00000000" w:rsidRDefault="00000000" w:rsidRPr="00000000" w14:paraId="00000123">
      <w:pPr>
        <w:pStyle w:val="Subtitle"/>
        <w:pageBreakBefore w:val="0"/>
        <w:rPr/>
      </w:pPr>
      <w:bookmarkStart w:colFirst="0" w:colLast="0" w:name="_j8vtm9chbskl" w:id="23"/>
      <w:bookmarkEnd w:id="23"/>
      <w:r w:rsidDel="00000000" w:rsidR="00000000" w:rsidRPr="00000000">
        <w:rPr>
          <w:rtl w:val="0"/>
        </w:rPr>
        <w:t xml:space="preserve">URL</w:t>
      </w:r>
    </w:p>
    <w:p w:rsidR="00000000" w:rsidDel="00000000" w:rsidP="00000000" w:rsidRDefault="00000000" w:rsidRPr="00000000" w14:paraId="00000124">
      <w:pPr>
        <w:pageBreakBefore w:val="0"/>
        <w:rPr>
          <w:color w:val="4744e3"/>
          <w:u w:val="single"/>
        </w:rPr>
      </w:pPr>
      <w:r w:rsidDel="00000000" w:rsidR="00000000" w:rsidRPr="00000000">
        <w:rPr>
          <w:color w:val="4744e3"/>
          <w:u w:val="single"/>
          <w:rtl w:val="0"/>
        </w:rPr>
        <w:t xml:space="preserve">{{URLBase}}</w:t>
      </w:r>
      <w:hyperlink r:id="rId13">
        <w:r w:rsidDel="00000000" w:rsidR="00000000" w:rsidRPr="00000000">
          <w:rPr>
            <w:color w:val="4744e3"/>
            <w:u w:val="single"/>
            <w:rtl w:val="0"/>
          </w:rPr>
          <w:t xml:space="preserve">/v1/</w:t>
        </w:r>
      </w:hyperlink>
      <w:r w:rsidDel="00000000" w:rsidR="00000000" w:rsidRPr="00000000">
        <w:rPr>
          <w:color w:val="4744e3"/>
          <w:u w:val="single"/>
          <w:rtl w:val="0"/>
        </w:rPr>
        <w:t xml:space="preserve">dossiers/{dossierId}/accounting-periods</w:t>
      </w:r>
    </w:p>
    <w:p w:rsidR="00000000" w:rsidDel="00000000" w:rsidP="00000000" w:rsidRDefault="00000000" w:rsidRPr="00000000" w14:paraId="00000125">
      <w:pPr>
        <w:pStyle w:val="Subtitle"/>
        <w:pageBreakBefore w:val="0"/>
        <w:rPr/>
      </w:pPr>
      <w:bookmarkStart w:colFirst="0" w:colLast="0" w:name="_zgkn7rpgc6n9" w:id="24"/>
      <w:bookmarkEnd w:id="24"/>
      <w:r w:rsidDel="00000000" w:rsidR="00000000" w:rsidRPr="00000000">
        <w:rPr>
          <w:rtl w:val="0"/>
        </w:rPr>
        <w:t xml:space="preserve">Method</w:t>
      </w:r>
    </w:p>
    <w:p w:rsidR="00000000" w:rsidDel="00000000" w:rsidP="00000000" w:rsidRDefault="00000000" w:rsidRPr="00000000" w14:paraId="00000126">
      <w:pPr>
        <w:pageBreakBefore w:val="0"/>
        <w:rPr/>
      </w:pPr>
      <w:r w:rsidDel="00000000" w:rsidR="00000000" w:rsidRPr="00000000">
        <w:rPr>
          <w:rtl w:val="0"/>
        </w:rPr>
        <w:t xml:space="preserve">GET</w:t>
      </w:r>
    </w:p>
    <w:p w:rsidR="00000000" w:rsidDel="00000000" w:rsidP="00000000" w:rsidRDefault="00000000" w:rsidRPr="00000000" w14:paraId="00000127">
      <w:pPr>
        <w:pStyle w:val="Subtitle"/>
        <w:pageBreakBefore w:val="0"/>
        <w:rPr/>
      </w:pPr>
      <w:bookmarkStart w:colFirst="0" w:colLast="0" w:name="_b14439nysova" w:id="25"/>
      <w:bookmarkEnd w:id="25"/>
      <w:r w:rsidDel="00000000" w:rsidR="00000000" w:rsidRPr="00000000">
        <w:rPr>
          <w:rtl w:val="0"/>
        </w:rPr>
        <w:t xml:space="preserve">Paramètres (path)</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12C">
      <w:pPr>
        <w:pageBreakBefore w:val="0"/>
        <w:rPr>
          <w:color w:val="434343"/>
        </w:rPr>
      </w:pPr>
      <w:r w:rsidDel="00000000" w:rsidR="00000000" w:rsidRPr="00000000">
        <w:rPr>
          <w:rtl w:val="0"/>
        </w:rPr>
      </w:r>
    </w:p>
    <w:p w:rsidR="00000000" w:rsidDel="00000000" w:rsidP="00000000" w:rsidRDefault="00000000" w:rsidRPr="00000000" w14:paraId="0000012D">
      <w:pPr>
        <w:pStyle w:val="Heading4"/>
        <w:rPr/>
      </w:pPr>
      <w:bookmarkStart w:colFirst="0" w:colLast="0" w:name="_h0pwg5fof5oj" w:id="26"/>
      <w:bookmarkEnd w:id="26"/>
      <w:r w:rsidDel="00000000" w:rsidR="00000000" w:rsidRPr="00000000">
        <w:rPr>
          <w:rtl w:val="0"/>
        </w:rPr>
        <w:t xml:space="preserve">Réponse</w:t>
      </w:r>
    </w:p>
    <w:p w:rsidR="00000000" w:rsidDel="00000000" w:rsidP="00000000" w:rsidRDefault="00000000" w:rsidRPr="00000000" w14:paraId="0000012E">
      <w:pPr>
        <w:pStyle w:val="Subtitle"/>
        <w:pageBreakBefore w:val="0"/>
        <w:rPr/>
      </w:pPr>
      <w:bookmarkStart w:colFirst="0" w:colLast="0" w:name="_q7vzksgy71ck" w:id="27"/>
      <w:bookmarkEnd w:id="27"/>
      <w:r w:rsidDel="00000000" w:rsidR="00000000" w:rsidRPr="00000000">
        <w:rPr>
          <w:rtl w:val="0"/>
        </w:rPr>
        <w:t xml:space="preserve">Content-type</w:t>
      </w:r>
    </w:p>
    <w:p w:rsidR="00000000" w:rsidDel="00000000" w:rsidP="00000000" w:rsidRDefault="00000000" w:rsidRPr="00000000" w14:paraId="0000012F">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130">
      <w:pPr>
        <w:pStyle w:val="Subtitle"/>
        <w:pageBreakBefore w:val="0"/>
        <w:rPr/>
      </w:pPr>
      <w:bookmarkStart w:colFirst="0" w:colLast="0" w:name="_m40acnjcdaaj" w:id="28"/>
      <w:bookmarkEnd w:id="28"/>
      <w:r w:rsidDel="00000000" w:rsidR="00000000" w:rsidRPr="00000000">
        <w:rPr>
          <w:rtl w:val="0"/>
        </w:rPr>
        <w:t xml:space="preserve">Response Body</w:t>
      </w:r>
    </w:p>
    <w:p w:rsidR="00000000" w:rsidDel="00000000" w:rsidP="00000000" w:rsidRDefault="00000000" w:rsidRPr="00000000" w14:paraId="00000131">
      <w:pPr>
        <w:pageBreakBefore w:val="0"/>
        <w:rPr>
          <w:color w:val="434343"/>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jc w:val="left"/>
              <w:rPr>
                <w:color w:val="434343"/>
              </w:rPr>
            </w:pPr>
            <w:r w:rsidDel="00000000" w:rsidR="00000000" w:rsidRPr="00000000">
              <w:rPr>
                <w:color w:val="434343"/>
                <w:rtl w:val="0"/>
              </w:rPr>
              <w:t xml:space="preserve">Id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jc w:val="left"/>
              <w:rPr>
                <w:color w:val="434343"/>
              </w:rPr>
            </w:pPr>
            <w:r w:rsidDel="00000000" w:rsidR="00000000" w:rsidRPr="00000000">
              <w:rPr>
                <w:color w:val="434343"/>
                <w:rtl w:val="0"/>
              </w:rPr>
              <w:t xml:space="preserve">Id du dossier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jc w:val="left"/>
              <w:rPr>
                <w:color w:val="434343"/>
              </w:rPr>
            </w:pPr>
            <w:r w:rsidDel="00000000" w:rsidR="00000000" w:rsidRPr="00000000">
              <w:rPr>
                <w:color w:val="434343"/>
                <w:rtl w:val="0"/>
              </w:rPr>
              <w:t xml:space="preserve">Nom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jc w:val="left"/>
              <w:rPr>
                <w:color w:val="434343"/>
              </w:rPr>
            </w:pPr>
            <w:r w:rsidDel="00000000" w:rsidR="00000000" w:rsidRPr="00000000">
              <w:rPr>
                <w:color w:val="434343"/>
                <w:rtl w:val="0"/>
              </w:rPr>
              <w:t xml:space="preserve">beginDate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jc w:val="left"/>
              <w:rPr>
                <w:color w:val="434343"/>
              </w:rPr>
            </w:pPr>
            <w:r w:rsidDel="00000000" w:rsidR="00000000" w:rsidRPr="00000000">
              <w:rPr>
                <w:color w:val="434343"/>
                <w:rtl w:val="0"/>
              </w:rPr>
              <w:t xml:space="preserve">date de début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jc w:val="left"/>
              <w:rPr>
                <w:color w:val="434343"/>
              </w:rPr>
            </w:pPr>
            <w:r w:rsidDel="00000000" w:rsidR="00000000" w:rsidRPr="00000000">
              <w:rPr>
                <w:color w:val="434343"/>
                <w:rtl w:val="0"/>
              </w:rPr>
              <w:t xml:space="preserve">endDate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jc w:val="left"/>
              <w:rPr>
                <w:color w:val="434343"/>
              </w:rPr>
            </w:pPr>
            <w:r w:rsidDel="00000000" w:rsidR="00000000" w:rsidRPr="00000000">
              <w:rPr>
                <w:color w:val="434343"/>
                <w:rtl w:val="0"/>
              </w:rPr>
              <w:t xml:space="preserve">date de fin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jc w:val="left"/>
              <w:rPr>
                <w:color w:val="434343"/>
              </w:rPr>
            </w:pPr>
            <w:r w:rsidDel="00000000" w:rsidR="00000000" w:rsidRPr="00000000">
              <w:rPr>
                <w:color w:val="434343"/>
                <w:rtl w:val="0"/>
              </w:rPr>
              <w:t xml:space="preserve">locked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jc w:val="left"/>
              <w:rPr>
                <w:color w:val="434343"/>
              </w:rPr>
            </w:pPr>
            <w:r w:rsidDel="00000000" w:rsidR="00000000" w:rsidRPr="00000000">
              <w:rPr>
                <w:color w:val="434343"/>
                <w:rtl w:val="0"/>
              </w:rPr>
              <w:t xml:space="preserve">true/false si </w:t>
            </w:r>
            <w:r w:rsidDel="00000000" w:rsidR="00000000" w:rsidRPr="00000000">
              <w:rPr>
                <w:color w:val="434343"/>
                <w:rtl w:val="0"/>
              </w:rPr>
              <w:t xml:space="preserve">verrouillé</w:t>
            </w:r>
            <w:r w:rsidDel="00000000" w:rsidR="00000000" w:rsidRPr="00000000">
              <w:rPr>
                <w:color w:val="434343"/>
                <w:rtl w:val="0"/>
              </w:rPr>
              <w:t xml:space="preserve"> ou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jc w:val="left"/>
              <w:rPr>
                <w:color w:val="434343"/>
              </w:rPr>
            </w:pPr>
            <w:r w:rsidDel="00000000" w:rsidR="00000000" w:rsidRPr="00000000">
              <w:rPr>
                <w:color w:val="434343"/>
                <w:rtl w:val="0"/>
              </w:rPr>
              <w:t xml:space="preserve">previousAccountingPeriod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jc w:val="left"/>
              <w:rPr>
                <w:color w:val="434343"/>
              </w:rPr>
            </w:pPr>
            <w:r w:rsidDel="00000000" w:rsidR="00000000" w:rsidRPr="00000000">
              <w:rPr>
                <w:color w:val="434343"/>
                <w:rtl w:val="0"/>
              </w:rPr>
              <w:t xml:space="preserve">Id de l’exercice précédent</w:t>
            </w:r>
          </w:p>
        </w:tc>
      </w:tr>
    </w:tbl>
    <w:p w:rsidR="00000000" w:rsidDel="00000000" w:rsidP="00000000" w:rsidRDefault="00000000" w:rsidRPr="00000000" w14:paraId="00000142">
      <w:pPr>
        <w:pageBreakBefore w:val="0"/>
        <w:rPr>
          <w:color w:val="434343"/>
        </w:rPr>
      </w:pPr>
      <w:r w:rsidDel="00000000" w:rsidR="00000000" w:rsidRPr="00000000">
        <w:rPr>
          <w:rtl w:val="0"/>
        </w:rPr>
      </w:r>
    </w:p>
    <w:p w:rsidR="00000000" w:rsidDel="00000000" w:rsidP="00000000" w:rsidRDefault="00000000" w:rsidRPr="00000000" w14:paraId="00000143">
      <w:pPr>
        <w:pStyle w:val="Heading4"/>
        <w:rPr/>
      </w:pPr>
      <w:bookmarkStart w:colFirst="0" w:colLast="0" w:name="_3o10qvmt9ya" w:id="29"/>
      <w:bookmarkEnd w:id="29"/>
      <w:r w:rsidDel="00000000" w:rsidR="00000000" w:rsidRPr="00000000">
        <w:rPr>
          <w:rtl w:val="0"/>
        </w:rPr>
        <w:t xml:space="preserve">Exemple</w:t>
      </w:r>
    </w:p>
    <w:p w:rsidR="00000000" w:rsidDel="00000000" w:rsidP="00000000" w:rsidRDefault="00000000" w:rsidRPr="00000000" w14:paraId="00000144">
      <w:pPr>
        <w:pageBreakBefore w:val="0"/>
        <w:rPr>
          <w:color w:val="555555"/>
          <w:sz w:val="18"/>
          <w:szCs w:val="18"/>
          <w:shd w:fill="41444e" w:val="clear"/>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rHeight w:val="4467.76757812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146">
            <w:pPr>
              <w:pageBreakBefore w:val="0"/>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"Id": 8382,</w:t>
              <w:br w:type="textWrapping"/>
              <w:t xml:space="preserve">    "dossierId": 4552,</w:t>
              <w:br w:type="textWrapping"/>
              <w:t xml:space="preserve">    "BeginDate": </w:t>
            </w:r>
            <w:r w:rsidDel="00000000" w:rsidR="00000000" w:rsidRPr="00000000">
              <w:rPr>
                <w:rFonts w:ascii="Consolas" w:cs="Consolas" w:eastAsia="Consolas" w:hAnsi="Consolas"/>
                <w:color w:val="f1fa8c"/>
                <w:sz w:val="18"/>
                <w:szCs w:val="18"/>
                <w:shd w:fill="282a36" w:val="clear"/>
                <w:rtl w:val="0"/>
              </w:rPr>
              <w:t xml:space="preserve">"2018-01-01T00:00:00Z"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"EndDate": </w:t>
            </w:r>
            <w:r w:rsidDel="00000000" w:rsidR="00000000" w:rsidRPr="00000000">
              <w:rPr>
                <w:rFonts w:ascii="Consolas" w:cs="Consolas" w:eastAsia="Consolas" w:hAnsi="Consolas"/>
                <w:color w:val="f1fa8c"/>
                <w:sz w:val="18"/>
                <w:szCs w:val="18"/>
                <w:shd w:fill="282a36" w:val="clear"/>
                <w:rtl w:val="0"/>
              </w:rPr>
              <w:t xml:space="preserve">"2018-12-31T00:00:00Z"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"Locked": </w:t>
            </w:r>
            <w:r w:rsidDel="00000000" w:rsidR="00000000" w:rsidRPr="00000000">
              <w:rPr>
                <w:rFonts w:ascii="Consolas" w:cs="Consolas" w:eastAsia="Consolas" w:hAnsi="Consolas"/>
                <w:b w:val="1"/>
                <w:bCs w:val="1"/>
                <w:color w:val="8be9fd"/>
                <w:sz w:val="18"/>
                <w:szCs w:val="18"/>
                <w:shd w:fill="282a36" w:val="clear"/>
                <w:rtl w:val="0"/>
              </w:rPr>
              <w:t xml:space="preserve">false</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"2018-12"</w:t>
            </w:r>
            <w:r w:rsidDel="00000000" w:rsidR="00000000" w:rsidRPr="00000000">
              <w:rPr>
                <w:rFonts w:ascii="Consolas" w:cs="Consolas" w:eastAsia="Consolas" w:hAnsi="Consolas"/>
                <w:color w:val="f8f8f2"/>
                <w:sz w:val="18"/>
                <w:szCs w:val="18"/>
                <w:shd w:fill="282a36" w:val="clear"/>
                <w:rtl w:val="0"/>
              </w:rPr>
              <w:br w:type="textWrapping"/>
              <w:t xml:space="preserve">  },</w:t>
            </w:r>
          </w:p>
          <w:p w:rsidR="00000000" w:rsidDel="00000000" w:rsidP="00000000" w:rsidRDefault="00000000" w:rsidRPr="00000000" w14:paraId="00000147">
            <w:pPr>
              <w:pageBreakBefore w:val="0"/>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br w:type="textWrapping"/>
              <w:t xml:space="preserve">    "Id": 8383,</w:t>
              <w:br w:type="textWrapping"/>
              <w:t xml:space="preserve">    "dossierId": 4552,</w:t>
              <w:br w:type="textWrapping"/>
              <w:t xml:space="preserve">    "BeginDate": </w:t>
            </w:r>
            <w:r w:rsidDel="00000000" w:rsidR="00000000" w:rsidRPr="00000000">
              <w:rPr>
                <w:rFonts w:ascii="Consolas" w:cs="Consolas" w:eastAsia="Consolas" w:hAnsi="Consolas"/>
                <w:color w:val="f1fa8c"/>
                <w:sz w:val="18"/>
                <w:szCs w:val="18"/>
                <w:shd w:fill="282a36" w:val="clear"/>
                <w:rtl w:val="0"/>
              </w:rPr>
              <w:t xml:space="preserve">"2019-01-01T00:00:00Z"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"EndDate": </w:t>
            </w:r>
            <w:r w:rsidDel="00000000" w:rsidR="00000000" w:rsidRPr="00000000">
              <w:rPr>
                <w:rFonts w:ascii="Consolas" w:cs="Consolas" w:eastAsia="Consolas" w:hAnsi="Consolas"/>
                <w:color w:val="f1fa8c"/>
                <w:sz w:val="18"/>
                <w:szCs w:val="18"/>
                <w:shd w:fill="282a36" w:val="clear"/>
                <w:rtl w:val="0"/>
              </w:rPr>
              <w:t xml:space="preserve">"2019-12-31T00:00:00Z"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"Locked": </w:t>
            </w:r>
            <w:r w:rsidDel="00000000" w:rsidR="00000000" w:rsidRPr="00000000">
              <w:rPr>
                <w:rFonts w:ascii="Consolas" w:cs="Consolas" w:eastAsia="Consolas" w:hAnsi="Consolas"/>
                <w:b w:val="1"/>
                <w:bCs w:val="1"/>
                <w:color w:val="8be9fd"/>
                <w:sz w:val="18"/>
                <w:szCs w:val="18"/>
                <w:shd w:fill="282a36" w:val="clear"/>
                <w:rtl w:val="0"/>
              </w:rPr>
              <w:t xml:space="preserve">false</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"2019-12",</w:t>
            </w:r>
          </w:p>
          <w:p w:rsidR="00000000" w:rsidDel="00000000" w:rsidP="00000000" w:rsidRDefault="00000000" w:rsidRPr="00000000" w14:paraId="00000148">
            <w:pPr>
              <w:pageBreakBefore w:val="0"/>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"PreviousAccountingPeriod": 8382</w:t>
              <w:br w:type="textWrapping"/>
              <w:t xml:space="preserve">  }</w:t>
              <w:br w:type="textWrapping"/>
              <w:br w:type="textWrapping"/>
              <w:t xml:space="preserve">]</w:t>
            </w:r>
            <w:r w:rsidDel="00000000" w:rsidR="00000000" w:rsidRPr="00000000">
              <w:rPr>
                <w:rtl w:val="0"/>
              </w:rPr>
            </w:r>
          </w:p>
        </w:tc>
      </w:tr>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76" w:lineRule="auto"/>
              <w:jc w:val="left"/>
              <w:rPr>
                <w:rFonts w:ascii="Consolas" w:cs="Consolas" w:eastAsia="Consolas" w:hAnsi="Consolas"/>
                <w:color w:val="f8f8f2"/>
                <w:sz w:val="18"/>
                <w:szCs w:val="18"/>
                <w:shd w:fill="282a36" w:val="clear"/>
              </w:rPr>
            </w:pPr>
            <w:r w:rsidDel="00000000" w:rsidR="00000000" w:rsidRPr="00000000">
              <w:rPr>
                <w:rtl w:val="0"/>
              </w:rPr>
            </w:r>
          </w:p>
        </w:tc>
      </w:tr>
    </w:tbl>
    <w:p w:rsidR="00000000" w:rsidDel="00000000" w:rsidP="00000000" w:rsidRDefault="00000000" w:rsidRPr="00000000" w14:paraId="0000014A">
      <w:pPr>
        <w:pStyle w:val="Heading3"/>
        <w:rPr/>
      </w:pPr>
      <w:bookmarkStart w:colFirst="0" w:colLast="0" w:name="_vr6t3j5u26vu" w:id="30"/>
      <w:bookmarkEnd w:id="30"/>
      <w:r w:rsidDel="00000000" w:rsidR="00000000" w:rsidRPr="00000000">
        <w:rPr>
          <w:rtl w:val="0"/>
        </w:rPr>
        <w:t xml:space="preserve">Ajout d’un exercice V2</w:t>
      </w:r>
      <w:r w:rsidDel="00000000" w:rsidR="00000000" w:rsidRPr="00000000">
        <w:rPr>
          <w:rtl w:val="0"/>
        </w:rPr>
      </w:r>
    </w:p>
    <w:p w:rsidR="00000000" w:rsidDel="00000000" w:rsidP="00000000" w:rsidRDefault="00000000" w:rsidRPr="00000000" w14:paraId="0000014B">
      <w:pPr>
        <w:pStyle w:val="Subtitle"/>
        <w:rPr/>
      </w:pPr>
      <w:bookmarkStart w:colFirst="0" w:colLast="0" w:name="_6nvxwvqaxrfu" w:id="31"/>
      <w:bookmarkEnd w:id="31"/>
      <w:r w:rsidDel="00000000" w:rsidR="00000000" w:rsidRPr="00000000">
        <w:rPr>
          <w:rtl w:val="0"/>
        </w:rPr>
        <w:t xml:space="preserve">URL</w:t>
      </w:r>
    </w:p>
    <w:p w:rsidR="00000000" w:rsidDel="00000000" w:rsidP="00000000" w:rsidRDefault="00000000" w:rsidRPr="00000000" w14:paraId="0000014C">
      <w:pPr>
        <w:rPr>
          <w:color w:val="4744e3"/>
          <w:u w:val="single"/>
        </w:rPr>
      </w:pPr>
      <w:r w:rsidDel="00000000" w:rsidR="00000000" w:rsidRPr="00000000">
        <w:rPr>
          <w:color w:val="4744e3"/>
          <w:u w:val="single"/>
          <w:rtl w:val="0"/>
        </w:rPr>
        <w:t xml:space="preserve">{{URLBase}}/api/app/enterprises/{dossierId}/exercices/v2</w:t>
      </w:r>
    </w:p>
    <w:p w:rsidR="00000000" w:rsidDel="00000000" w:rsidP="00000000" w:rsidRDefault="00000000" w:rsidRPr="00000000" w14:paraId="0000014D">
      <w:pPr>
        <w:pStyle w:val="Subtitle"/>
        <w:rPr/>
      </w:pPr>
      <w:bookmarkStart w:colFirst="0" w:colLast="0" w:name="_osebvy9n3c1x" w:id="32"/>
      <w:bookmarkEnd w:id="32"/>
      <w:r w:rsidDel="00000000" w:rsidR="00000000" w:rsidRPr="00000000">
        <w:rPr>
          <w:rtl w:val="0"/>
        </w:rPr>
        <w:t xml:space="preserve">Method</w:t>
      </w:r>
    </w:p>
    <w:p w:rsidR="00000000" w:rsidDel="00000000" w:rsidP="00000000" w:rsidRDefault="00000000" w:rsidRPr="00000000" w14:paraId="0000014E">
      <w:pPr>
        <w:rPr/>
      </w:pPr>
      <w:r w:rsidDel="00000000" w:rsidR="00000000" w:rsidRPr="00000000">
        <w:rPr>
          <w:rtl w:val="0"/>
        </w:rPr>
        <w:t xml:space="preserve">POST</w:t>
      </w:r>
    </w:p>
    <w:p w:rsidR="00000000" w:rsidDel="00000000" w:rsidP="00000000" w:rsidRDefault="00000000" w:rsidRPr="00000000" w14:paraId="0000014F">
      <w:pPr>
        <w:pStyle w:val="Subtitle"/>
        <w:rPr/>
      </w:pPr>
      <w:bookmarkStart w:colFirst="0" w:colLast="0" w:name="_9p9bmrv6jaen" w:id="33"/>
      <w:bookmarkEnd w:id="33"/>
      <w:r w:rsidDel="00000000" w:rsidR="00000000" w:rsidRPr="00000000">
        <w:rPr>
          <w:rtl w:val="0"/>
        </w:rPr>
        <w:t xml:space="preserve">Paramètres (path)</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50">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51">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154">
      <w:pPr>
        <w:pStyle w:val="Subtitle"/>
        <w:rPr/>
      </w:pPr>
      <w:bookmarkStart w:colFirst="0" w:colLast="0" w:name="_283627kaqgfi" w:id="34"/>
      <w:bookmarkEnd w:id="34"/>
      <w:r w:rsidDel="00000000" w:rsidR="00000000" w:rsidRPr="00000000">
        <w:rPr>
          <w:rtl w:val="0"/>
        </w:rPr>
        <w:t xml:space="preserve">Paramètres (body)</w:t>
      </w:r>
    </w:p>
    <w:p w:rsidR="00000000" w:rsidDel="00000000" w:rsidP="00000000" w:rsidRDefault="00000000" w:rsidRPr="00000000" w14:paraId="00000155">
      <w:pPr>
        <w:rPr>
          <w:color w:val="434343"/>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5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57">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left"/>
              <w:rPr>
                <w:color w:val="434343"/>
              </w:rPr>
            </w:pPr>
            <w:r w:rsidDel="00000000" w:rsidR="00000000" w:rsidRPr="00000000">
              <w:rPr>
                <w:rFonts w:ascii="Arial" w:cs="Arial" w:eastAsia="Arial" w:hAnsi="Arial"/>
                <w:color w:val="3b4151"/>
                <w:sz w:val="24"/>
                <w:szCs w:val="24"/>
                <w:rtl w:val="0"/>
              </w:rPr>
              <w:t xml:space="preserve">beginDate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left"/>
              <w:rPr>
                <w:color w:val="434343"/>
              </w:rPr>
            </w:pPr>
            <w:r w:rsidDel="00000000" w:rsidR="00000000" w:rsidRPr="00000000">
              <w:rPr>
                <w:color w:val="434343"/>
                <w:rtl w:val="0"/>
              </w:rPr>
              <w:t xml:space="preserve">Date de début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left"/>
              <w:rPr>
                <w:color w:val="434343"/>
              </w:rPr>
            </w:pPr>
            <w:r w:rsidDel="00000000" w:rsidR="00000000" w:rsidRPr="00000000">
              <w:rPr>
                <w:rFonts w:ascii="Arial" w:cs="Arial" w:eastAsia="Arial" w:hAnsi="Arial"/>
                <w:color w:val="3b4151"/>
                <w:sz w:val="24"/>
                <w:szCs w:val="24"/>
                <w:rtl w:val="0"/>
              </w:rPr>
              <w:t xml:space="preserve">endDate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left"/>
              <w:rPr>
                <w:color w:val="434343"/>
              </w:rPr>
            </w:pPr>
            <w:r w:rsidDel="00000000" w:rsidR="00000000" w:rsidRPr="00000000">
              <w:rPr>
                <w:color w:val="434343"/>
                <w:rtl w:val="0"/>
              </w:rPr>
              <w:t xml:space="preserve">Date de fin de l’exercice</w:t>
            </w:r>
          </w:p>
        </w:tc>
      </w:tr>
    </w:tbl>
    <w:p w:rsidR="00000000" w:rsidDel="00000000" w:rsidP="00000000" w:rsidRDefault="00000000" w:rsidRPr="00000000" w14:paraId="0000015C">
      <w:pPr>
        <w:rPr>
          <w:color w:val="434343"/>
        </w:rPr>
      </w:pPr>
      <w:r w:rsidDel="00000000" w:rsidR="00000000" w:rsidRPr="00000000">
        <w:rPr>
          <w:rtl w:val="0"/>
        </w:rPr>
      </w:r>
    </w:p>
    <w:p w:rsidR="00000000" w:rsidDel="00000000" w:rsidP="00000000" w:rsidRDefault="00000000" w:rsidRPr="00000000" w14:paraId="0000015D">
      <w:pPr>
        <w:pStyle w:val="Heading4"/>
        <w:rPr/>
      </w:pPr>
      <w:bookmarkStart w:colFirst="0" w:colLast="0" w:name="_as6n3t5a99fq" w:id="35"/>
      <w:bookmarkEnd w:id="35"/>
      <w:r w:rsidDel="00000000" w:rsidR="00000000" w:rsidRPr="00000000">
        <w:rPr>
          <w:rtl w:val="0"/>
        </w:rPr>
        <w:t xml:space="preserve">Réponse</w:t>
      </w:r>
    </w:p>
    <w:p w:rsidR="00000000" w:rsidDel="00000000" w:rsidP="00000000" w:rsidRDefault="00000000" w:rsidRPr="00000000" w14:paraId="0000015E">
      <w:pPr>
        <w:pStyle w:val="Subtitle"/>
        <w:rPr/>
      </w:pPr>
      <w:bookmarkStart w:colFirst="0" w:colLast="0" w:name="_uvamn8z8t11l" w:id="36"/>
      <w:bookmarkEnd w:id="36"/>
      <w:r w:rsidDel="00000000" w:rsidR="00000000" w:rsidRPr="00000000">
        <w:rPr>
          <w:rtl w:val="0"/>
        </w:rPr>
        <w:t xml:space="preserve">Content-type</w:t>
      </w:r>
    </w:p>
    <w:p w:rsidR="00000000" w:rsidDel="00000000" w:rsidP="00000000" w:rsidRDefault="00000000" w:rsidRPr="00000000" w14:paraId="0000015F">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160">
      <w:pPr>
        <w:pStyle w:val="Subtitle"/>
        <w:rPr/>
      </w:pPr>
      <w:bookmarkStart w:colFirst="0" w:colLast="0" w:name="_oczcbigi6ffu" w:id="37"/>
      <w:bookmarkEnd w:id="37"/>
      <w:r w:rsidDel="00000000" w:rsidR="00000000" w:rsidRPr="00000000">
        <w:rPr>
          <w:rtl w:val="0"/>
        </w:rPr>
        <w:t xml:space="preserve">Response Body</w:t>
      </w:r>
    </w:p>
    <w:p w:rsidR="00000000" w:rsidDel="00000000" w:rsidP="00000000" w:rsidRDefault="00000000" w:rsidRPr="00000000" w14:paraId="00000161">
      <w:pPr>
        <w:rPr>
          <w:color w:val="434343"/>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62">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6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left"/>
              <w:rPr>
                <w:color w:val="434343"/>
              </w:rPr>
            </w:pPr>
            <w:r w:rsidDel="00000000" w:rsidR="00000000" w:rsidRPr="00000000">
              <w:rPr>
                <w:color w:val="434343"/>
                <w:rtl w:val="0"/>
              </w:rPr>
              <w:t xml:space="preserve">Id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left"/>
              <w:rPr>
                <w:color w:val="434343"/>
              </w:rPr>
            </w:pPr>
            <w:r w:rsidDel="00000000" w:rsidR="00000000" w:rsidRPr="00000000">
              <w:rPr>
                <w:color w:val="434343"/>
                <w:rtl w:val="0"/>
              </w:rPr>
              <w:t xml:space="preserve">Id du dossier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left"/>
              <w:rPr>
                <w:color w:val="434343"/>
              </w:rPr>
            </w:pPr>
            <w:r w:rsidDel="00000000" w:rsidR="00000000" w:rsidRPr="00000000">
              <w:rPr>
                <w:color w:val="434343"/>
                <w:rtl w:val="0"/>
              </w:rPr>
              <w:t xml:space="preserve">Nom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left"/>
              <w:rPr>
                <w:color w:val="434343"/>
              </w:rPr>
            </w:pPr>
            <w:r w:rsidDel="00000000" w:rsidR="00000000" w:rsidRPr="00000000">
              <w:rPr>
                <w:color w:val="434343"/>
                <w:rtl w:val="0"/>
              </w:rPr>
              <w:t xml:space="preserve">beginDate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left"/>
              <w:rPr>
                <w:color w:val="434343"/>
              </w:rPr>
            </w:pPr>
            <w:r w:rsidDel="00000000" w:rsidR="00000000" w:rsidRPr="00000000">
              <w:rPr>
                <w:color w:val="434343"/>
                <w:rtl w:val="0"/>
              </w:rPr>
              <w:t xml:space="preserve">date de début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left"/>
              <w:rPr>
                <w:color w:val="434343"/>
              </w:rPr>
            </w:pPr>
            <w:r w:rsidDel="00000000" w:rsidR="00000000" w:rsidRPr="00000000">
              <w:rPr>
                <w:color w:val="434343"/>
                <w:rtl w:val="0"/>
              </w:rPr>
              <w:t xml:space="preserve">endDate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left"/>
              <w:rPr>
                <w:color w:val="434343"/>
              </w:rPr>
            </w:pPr>
            <w:r w:rsidDel="00000000" w:rsidR="00000000" w:rsidRPr="00000000">
              <w:rPr>
                <w:color w:val="434343"/>
                <w:rtl w:val="0"/>
              </w:rPr>
              <w:t xml:space="preserve">date de fin de l’exercice</w:t>
            </w:r>
          </w:p>
        </w:tc>
      </w:tr>
    </w:tbl>
    <w:p w:rsidR="00000000" w:rsidDel="00000000" w:rsidP="00000000" w:rsidRDefault="00000000" w:rsidRPr="00000000" w14:paraId="0000016E">
      <w:pPr>
        <w:pStyle w:val="Heading4"/>
        <w:rPr/>
      </w:pPr>
      <w:bookmarkStart w:colFirst="0" w:colLast="0" w:name="_z4yp4lv9jzs5" w:id="38"/>
      <w:bookmarkEnd w:id="38"/>
      <w:r w:rsidDel="00000000" w:rsidR="00000000" w:rsidRPr="00000000">
        <w:rPr>
          <w:rtl w:val="0"/>
        </w:rPr>
        <w:t xml:space="preserve">Exemple</w:t>
      </w:r>
    </w:p>
    <w:p w:rsidR="00000000" w:rsidDel="00000000" w:rsidP="00000000" w:rsidRDefault="00000000" w:rsidRPr="00000000" w14:paraId="0000016F">
      <w:pPr>
        <w:rPr>
          <w:color w:val="555555"/>
          <w:sz w:val="18"/>
          <w:szCs w:val="18"/>
          <w:shd w:fill="41444e" w:val="clear"/>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"Id": 8382,</w:t>
              <w:br w:type="textWrapping"/>
              <w:t xml:space="preserve">    "EnterpriseId": 4552,</w:t>
              <w:br w:type="textWrapping"/>
              <w:t xml:space="preserve">    "BeginDate": </w:t>
            </w:r>
            <w:r w:rsidDel="00000000" w:rsidR="00000000" w:rsidRPr="00000000">
              <w:rPr>
                <w:rFonts w:ascii="Consolas" w:cs="Consolas" w:eastAsia="Consolas" w:hAnsi="Consolas"/>
                <w:color w:val="f1fa8c"/>
                <w:sz w:val="18"/>
                <w:szCs w:val="18"/>
                <w:shd w:fill="282a36" w:val="clear"/>
                <w:rtl w:val="0"/>
              </w:rPr>
              <w:t xml:space="preserve">"2018-01-01T00:00:00Z"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"EndDate": </w:t>
            </w:r>
            <w:r w:rsidDel="00000000" w:rsidR="00000000" w:rsidRPr="00000000">
              <w:rPr>
                <w:rFonts w:ascii="Consolas" w:cs="Consolas" w:eastAsia="Consolas" w:hAnsi="Consolas"/>
                <w:color w:val="f1fa8c"/>
                <w:sz w:val="18"/>
                <w:szCs w:val="18"/>
                <w:shd w:fill="282a36" w:val="clear"/>
                <w:rtl w:val="0"/>
              </w:rPr>
              <w:t xml:space="preserve">"2018-12-31T00:00:00Z"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"2018-12"</w:t>
            </w:r>
            <w:r w:rsidDel="00000000" w:rsidR="00000000" w:rsidRPr="00000000">
              <w:rPr>
                <w:rFonts w:ascii="Consolas" w:cs="Consolas" w:eastAsia="Consolas" w:hAnsi="Consolas"/>
                <w:color w:val="f8f8f2"/>
                <w:sz w:val="18"/>
                <w:szCs w:val="18"/>
                <w:shd w:fill="282a36" w:val="clear"/>
                <w:rtl w:val="0"/>
              </w:rPr>
              <w:br w:type="textWrapping"/>
              <w:t xml:space="preserve">  }</w:t>
            </w:r>
            <w:r w:rsidDel="00000000" w:rsidR="00000000" w:rsidRPr="00000000">
              <w:rPr>
                <w:rtl w:val="0"/>
              </w:rPr>
            </w:r>
          </w:p>
        </w:tc>
      </w:tr>
    </w:tbl>
    <w:p w:rsidR="00000000" w:rsidDel="00000000" w:rsidP="00000000" w:rsidRDefault="00000000" w:rsidRPr="00000000" w14:paraId="00000171">
      <w:pPr>
        <w:rPr>
          <w:color w:val="434343"/>
        </w:rPr>
      </w:pPr>
      <w:r w:rsidDel="00000000" w:rsidR="00000000" w:rsidRPr="00000000">
        <w:rPr>
          <w:rtl w:val="0"/>
        </w:rPr>
      </w:r>
    </w:p>
    <w:p w:rsidR="00000000" w:rsidDel="00000000" w:rsidP="00000000" w:rsidRDefault="00000000" w:rsidRPr="00000000" w14:paraId="00000172">
      <w:pPr>
        <w:pStyle w:val="Heading3"/>
        <w:rPr>
          <w:color w:val="999999"/>
        </w:rPr>
      </w:pPr>
      <w:bookmarkStart w:colFirst="0" w:colLast="0" w:name="_y56xmx7k1wnp" w:id="39"/>
      <w:bookmarkEnd w:id="39"/>
      <w:r w:rsidDel="00000000" w:rsidR="00000000" w:rsidRPr="00000000">
        <w:rPr>
          <w:color w:val="999999"/>
          <w:rtl w:val="0"/>
        </w:rPr>
        <w:t xml:space="preserve">Ajout d’un exercice (déprécié)</w:t>
      </w:r>
    </w:p>
    <w:p w:rsidR="00000000" w:rsidDel="00000000" w:rsidP="00000000" w:rsidRDefault="00000000" w:rsidRPr="00000000" w14:paraId="00000173">
      <w:pPr>
        <w:pStyle w:val="Subtitle"/>
        <w:rPr/>
      </w:pPr>
      <w:bookmarkStart w:colFirst="0" w:colLast="0" w:name="_96inyecuwso7" w:id="40"/>
      <w:bookmarkEnd w:id="40"/>
      <w:r w:rsidDel="00000000" w:rsidR="00000000" w:rsidRPr="00000000">
        <w:rPr>
          <w:rtl w:val="0"/>
        </w:rPr>
        <w:t xml:space="preserve">URL</w:t>
      </w:r>
    </w:p>
    <w:p w:rsidR="00000000" w:rsidDel="00000000" w:rsidP="00000000" w:rsidRDefault="00000000" w:rsidRPr="00000000" w14:paraId="00000174">
      <w:pPr>
        <w:rPr>
          <w:color w:val="4744e3"/>
          <w:u w:val="single"/>
        </w:rPr>
      </w:pPr>
      <w:r w:rsidDel="00000000" w:rsidR="00000000" w:rsidRPr="00000000">
        <w:rPr>
          <w:color w:val="4744e3"/>
          <w:u w:val="single"/>
          <w:rtl w:val="0"/>
        </w:rPr>
        <w:t xml:space="preserve">{{URLBase}}/api/app/enterprises/{dossierId}/exercices</w:t>
      </w:r>
    </w:p>
    <w:p w:rsidR="00000000" w:rsidDel="00000000" w:rsidP="00000000" w:rsidRDefault="00000000" w:rsidRPr="00000000" w14:paraId="00000175">
      <w:pPr>
        <w:pStyle w:val="Subtitle"/>
        <w:rPr/>
      </w:pPr>
      <w:bookmarkStart w:colFirst="0" w:colLast="0" w:name="_gisobxmed0g5" w:id="41"/>
      <w:bookmarkEnd w:id="41"/>
      <w:r w:rsidDel="00000000" w:rsidR="00000000" w:rsidRPr="00000000">
        <w:rPr>
          <w:rtl w:val="0"/>
        </w:rPr>
        <w:t xml:space="preserve">Method</w:t>
      </w:r>
    </w:p>
    <w:p w:rsidR="00000000" w:rsidDel="00000000" w:rsidP="00000000" w:rsidRDefault="00000000" w:rsidRPr="00000000" w14:paraId="00000176">
      <w:pPr>
        <w:rPr/>
      </w:pPr>
      <w:r w:rsidDel="00000000" w:rsidR="00000000" w:rsidRPr="00000000">
        <w:rPr>
          <w:rtl w:val="0"/>
        </w:rPr>
        <w:t xml:space="preserve">POST</w:t>
      </w:r>
    </w:p>
    <w:p w:rsidR="00000000" w:rsidDel="00000000" w:rsidP="00000000" w:rsidRDefault="00000000" w:rsidRPr="00000000" w14:paraId="00000177">
      <w:pPr>
        <w:pStyle w:val="Subtitle"/>
        <w:rPr/>
      </w:pPr>
      <w:bookmarkStart w:colFirst="0" w:colLast="0" w:name="_ffch6la82bgo" w:id="42"/>
      <w:bookmarkEnd w:id="42"/>
      <w:r w:rsidDel="00000000" w:rsidR="00000000" w:rsidRPr="00000000">
        <w:rPr>
          <w:rtl w:val="0"/>
        </w:rPr>
        <w:t xml:space="preserve">Paramètres (path)</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78">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79">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17C">
      <w:pPr>
        <w:pStyle w:val="Subtitle"/>
        <w:rPr/>
      </w:pPr>
      <w:bookmarkStart w:colFirst="0" w:colLast="0" w:name="_2zyw2u5uoin" w:id="43"/>
      <w:bookmarkEnd w:id="43"/>
      <w:r w:rsidDel="00000000" w:rsidR="00000000" w:rsidRPr="00000000">
        <w:rPr>
          <w:rtl w:val="0"/>
        </w:rPr>
        <w:t xml:space="preserve">Paramètres (query)</w:t>
      </w:r>
    </w:p>
    <w:p w:rsidR="00000000" w:rsidDel="00000000" w:rsidP="00000000" w:rsidRDefault="00000000" w:rsidRPr="00000000" w14:paraId="0000017D">
      <w:pPr>
        <w:rPr>
          <w:color w:val="434343"/>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7E">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7F">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left"/>
              <w:rPr>
                <w:color w:val="434343"/>
              </w:rPr>
            </w:pPr>
            <w:r w:rsidDel="00000000" w:rsidR="00000000" w:rsidRPr="00000000">
              <w:rPr>
                <w:rFonts w:ascii="Arial" w:cs="Arial" w:eastAsia="Arial" w:hAnsi="Arial"/>
                <w:color w:val="3b4151"/>
                <w:sz w:val="24"/>
                <w:szCs w:val="24"/>
                <w:rtl w:val="0"/>
              </w:rPr>
              <w:t xml:space="preserve">beginDate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left"/>
              <w:rPr>
                <w:color w:val="434343"/>
              </w:rPr>
            </w:pPr>
            <w:r w:rsidDel="00000000" w:rsidR="00000000" w:rsidRPr="00000000">
              <w:rPr>
                <w:color w:val="434343"/>
                <w:rtl w:val="0"/>
              </w:rPr>
              <w:t xml:space="preserve">Date de début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jc w:val="left"/>
              <w:rPr>
                <w:color w:val="434343"/>
              </w:rPr>
            </w:pPr>
            <w:r w:rsidDel="00000000" w:rsidR="00000000" w:rsidRPr="00000000">
              <w:rPr>
                <w:rFonts w:ascii="Arial" w:cs="Arial" w:eastAsia="Arial" w:hAnsi="Arial"/>
                <w:color w:val="3b4151"/>
                <w:sz w:val="24"/>
                <w:szCs w:val="24"/>
                <w:rtl w:val="0"/>
              </w:rPr>
              <w:t xml:space="preserve">endDate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jc w:val="left"/>
              <w:rPr>
                <w:color w:val="434343"/>
              </w:rPr>
            </w:pPr>
            <w:r w:rsidDel="00000000" w:rsidR="00000000" w:rsidRPr="00000000">
              <w:rPr>
                <w:color w:val="434343"/>
                <w:rtl w:val="0"/>
              </w:rPr>
              <w:t xml:space="preserve">Date de fin de l’exercice</w:t>
            </w:r>
          </w:p>
        </w:tc>
      </w:tr>
    </w:tbl>
    <w:p w:rsidR="00000000" w:rsidDel="00000000" w:rsidP="00000000" w:rsidRDefault="00000000" w:rsidRPr="00000000" w14:paraId="00000184">
      <w:pPr>
        <w:rPr>
          <w:color w:val="434343"/>
        </w:rPr>
      </w:pPr>
      <w:r w:rsidDel="00000000" w:rsidR="00000000" w:rsidRPr="00000000">
        <w:rPr>
          <w:rtl w:val="0"/>
        </w:rPr>
      </w:r>
    </w:p>
    <w:p w:rsidR="00000000" w:rsidDel="00000000" w:rsidP="00000000" w:rsidRDefault="00000000" w:rsidRPr="00000000" w14:paraId="00000185">
      <w:pPr>
        <w:pStyle w:val="Heading4"/>
        <w:rPr/>
      </w:pPr>
      <w:bookmarkStart w:colFirst="0" w:colLast="0" w:name="_fzcjcebp6y9d" w:id="44"/>
      <w:bookmarkEnd w:id="44"/>
      <w:r w:rsidDel="00000000" w:rsidR="00000000" w:rsidRPr="00000000">
        <w:rPr>
          <w:rtl w:val="0"/>
        </w:rPr>
        <w:t xml:space="preserve">Réponse</w:t>
      </w:r>
    </w:p>
    <w:p w:rsidR="00000000" w:rsidDel="00000000" w:rsidP="00000000" w:rsidRDefault="00000000" w:rsidRPr="00000000" w14:paraId="00000186">
      <w:pPr>
        <w:pStyle w:val="Subtitle"/>
        <w:rPr/>
      </w:pPr>
      <w:bookmarkStart w:colFirst="0" w:colLast="0" w:name="_s3upwpr1jr6b" w:id="45"/>
      <w:bookmarkEnd w:id="45"/>
      <w:r w:rsidDel="00000000" w:rsidR="00000000" w:rsidRPr="00000000">
        <w:rPr>
          <w:rtl w:val="0"/>
        </w:rPr>
        <w:t xml:space="preserve">Content-type</w:t>
      </w:r>
    </w:p>
    <w:p w:rsidR="00000000" w:rsidDel="00000000" w:rsidP="00000000" w:rsidRDefault="00000000" w:rsidRPr="00000000" w14:paraId="00000187">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188">
      <w:pPr>
        <w:pStyle w:val="Subtitle"/>
        <w:rPr/>
      </w:pPr>
      <w:bookmarkStart w:colFirst="0" w:colLast="0" w:name="_tfjb707lfe60" w:id="46"/>
      <w:bookmarkEnd w:id="46"/>
      <w:r w:rsidDel="00000000" w:rsidR="00000000" w:rsidRPr="00000000">
        <w:rPr>
          <w:rtl w:val="0"/>
        </w:rPr>
        <w:t xml:space="preserve">Response Body</w:t>
      </w:r>
    </w:p>
    <w:p w:rsidR="00000000" w:rsidDel="00000000" w:rsidP="00000000" w:rsidRDefault="00000000" w:rsidRPr="00000000" w14:paraId="00000189">
      <w:pPr>
        <w:rPr>
          <w:color w:val="434343"/>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8A">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8B">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left"/>
              <w:rPr>
                <w:color w:val="434343"/>
              </w:rPr>
            </w:pPr>
            <w:r w:rsidDel="00000000" w:rsidR="00000000" w:rsidRPr="00000000">
              <w:rPr>
                <w:color w:val="434343"/>
                <w:rtl w:val="0"/>
              </w:rPr>
              <w:t xml:space="preserve">Id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left"/>
              <w:rPr>
                <w:color w:val="434343"/>
              </w:rPr>
            </w:pPr>
            <w:r w:rsidDel="00000000" w:rsidR="00000000" w:rsidRPr="00000000">
              <w:rPr>
                <w:color w:val="434343"/>
                <w:rtl w:val="0"/>
              </w:rPr>
              <w:t xml:space="preserve">Id du dossier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left"/>
              <w:rPr>
                <w:color w:val="434343"/>
              </w:rPr>
            </w:pPr>
            <w:r w:rsidDel="00000000" w:rsidR="00000000" w:rsidRPr="00000000">
              <w:rPr>
                <w:color w:val="434343"/>
                <w:rtl w:val="0"/>
              </w:rPr>
              <w:t xml:space="preserve">Nom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jc w:val="left"/>
              <w:rPr>
                <w:color w:val="434343"/>
              </w:rPr>
            </w:pPr>
            <w:r w:rsidDel="00000000" w:rsidR="00000000" w:rsidRPr="00000000">
              <w:rPr>
                <w:color w:val="434343"/>
                <w:rtl w:val="0"/>
              </w:rPr>
              <w:t xml:space="preserve">beginDate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jc w:val="left"/>
              <w:rPr>
                <w:color w:val="434343"/>
              </w:rPr>
            </w:pPr>
            <w:r w:rsidDel="00000000" w:rsidR="00000000" w:rsidRPr="00000000">
              <w:rPr>
                <w:color w:val="434343"/>
                <w:rtl w:val="0"/>
              </w:rPr>
              <w:t xml:space="preserve">date de début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jc w:val="left"/>
              <w:rPr>
                <w:color w:val="434343"/>
              </w:rPr>
            </w:pPr>
            <w:r w:rsidDel="00000000" w:rsidR="00000000" w:rsidRPr="00000000">
              <w:rPr>
                <w:color w:val="434343"/>
                <w:rtl w:val="0"/>
              </w:rPr>
              <w:t xml:space="preserve">endDate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left"/>
              <w:rPr>
                <w:color w:val="434343"/>
              </w:rPr>
            </w:pPr>
            <w:r w:rsidDel="00000000" w:rsidR="00000000" w:rsidRPr="00000000">
              <w:rPr>
                <w:color w:val="434343"/>
                <w:rtl w:val="0"/>
              </w:rPr>
              <w:t xml:space="preserve">date de fin de l’exercice</w:t>
            </w:r>
          </w:p>
        </w:tc>
      </w:tr>
    </w:tbl>
    <w:p w:rsidR="00000000" w:rsidDel="00000000" w:rsidP="00000000" w:rsidRDefault="00000000" w:rsidRPr="00000000" w14:paraId="00000196">
      <w:pPr>
        <w:pStyle w:val="Heading4"/>
        <w:rPr/>
      </w:pPr>
      <w:bookmarkStart w:colFirst="0" w:colLast="0" w:name="_5f05flpr8147" w:id="47"/>
      <w:bookmarkEnd w:id="47"/>
      <w:r w:rsidDel="00000000" w:rsidR="00000000" w:rsidRPr="00000000">
        <w:rPr>
          <w:rtl w:val="0"/>
        </w:rPr>
        <w:t xml:space="preserve">Exemple</w:t>
      </w:r>
    </w:p>
    <w:p w:rsidR="00000000" w:rsidDel="00000000" w:rsidP="00000000" w:rsidRDefault="00000000" w:rsidRPr="00000000" w14:paraId="00000197">
      <w:pPr>
        <w:rPr>
          <w:color w:val="555555"/>
          <w:sz w:val="18"/>
          <w:szCs w:val="18"/>
          <w:shd w:fill="41444e" w:val="clear"/>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"Id": 8382,</w:t>
              <w:br w:type="textWrapping"/>
              <w:t xml:space="preserve">    "EnterpriseId": 4552,</w:t>
              <w:br w:type="textWrapping"/>
              <w:t xml:space="preserve">    "BeginDate": </w:t>
            </w:r>
            <w:r w:rsidDel="00000000" w:rsidR="00000000" w:rsidRPr="00000000">
              <w:rPr>
                <w:rFonts w:ascii="Consolas" w:cs="Consolas" w:eastAsia="Consolas" w:hAnsi="Consolas"/>
                <w:color w:val="f1fa8c"/>
                <w:sz w:val="18"/>
                <w:szCs w:val="18"/>
                <w:shd w:fill="282a36" w:val="clear"/>
                <w:rtl w:val="0"/>
              </w:rPr>
              <w:t xml:space="preserve">"2018-01-01T00:00:00Z"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"EndDate": </w:t>
            </w:r>
            <w:r w:rsidDel="00000000" w:rsidR="00000000" w:rsidRPr="00000000">
              <w:rPr>
                <w:rFonts w:ascii="Consolas" w:cs="Consolas" w:eastAsia="Consolas" w:hAnsi="Consolas"/>
                <w:color w:val="f1fa8c"/>
                <w:sz w:val="18"/>
                <w:szCs w:val="18"/>
                <w:shd w:fill="282a36" w:val="clear"/>
                <w:rtl w:val="0"/>
              </w:rPr>
              <w:t xml:space="preserve">"2018-12-31T00:00:00Z"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"2018-12"</w:t>
            </w:r>
            <w:r w:rsidDel="00000000" w:rsidR="00000000" w:rsidRPr="00000000">
              <w:rPr>
                <w:rFonts w:ascii="Consolas" w:cs="Consolas" w:eastAsia="Consolas" w:hAnsi="Consolas"/>
                <w:color w:val="f8f8f2"/>
                <w:sz w:val="18"/>
                <w:szCs w:val="18"/>
                <w:shd w:fill="282a36" w:val="clear"/>
                <w:rtl w:val="0"/>
              </w:rPr>
              <w:br w:type="textWrapping"/>
              <w:t xml:space="preserve">  }</w:t>
            </w:r>
            <w:r w:rsidDel="00000000" w:rsidR="00000000" w:rsidRPr="00000000">
              <w:rPr>
                <w:rtl w:val="0"/>
              </w:rPr>
            </w:r>
          </w:p>
        </w:tc>
      </w:tr>
    </w:tbl>
    <w:p w:rsidR="00000000" w:rsidDel="00000000" w:rsidP="00000000" w:rsidRDefault="00000000" w:rsidRPr="00000000" w14:paraId="00000199">
      <w:pPr>
        <w:rPr>
          <w:color w:val="434343"/>
        </w:rPr>
      </w:pPr>
      <w:r w:rsidDel="00000000" w:rsidR="00000000" w:rsidRPr="00000000">
        <w:rPr>
          <w:rtl w:val="0"/>
        </w:rPr>
      </w:r>
    </w:p>
    <w:p w:rsidR="00000000" w:rsidDel="00000000" w:rsidP="00000000" w:rsidRDefault="00000000" w:rsidRPr="00000000" w14:paraId="0000019A">
      <w:pPr>
        <w:rPr>
          <w:color w:val="434343"/>
        </w:rPr>
      </w:pPr>
      <w:r w:rsidDel="00000000" w:rsidR="00000000" w:rsidRPr="00000000">
        <w:rPr>
          <w:rtl w:val="0"/>
        </w:rPr>
      </w:r>
    </w:p>
    <w:p w:rsidR="00000000" w:rsidDel="00000000" w:rsidP="00000000" w:rsidRDefault="00000000" w:rsidRPr="00000000" w14:paraId="0000019B">
      <w:pPr>
        <w:pageBreakBefore w:val="0"/>
        <w:rPr>
          <w:color w:val="434343"/>
        </w:rPr>
      </w:pPr>
      <w:r w:rsidDel="00000000" w:rsidR="00000000" w:rsidRPr="00000000">
        <w:rPr>
          <w:rtl w:val="0"/>
        </w:rPr>
      </w:r>
    </w:p>
    <w:p w:rsidR="00000000" w:rsidDel="00000000" w:rsidP="00000000" w:rsidRDefault="00000000" w:rsidRPr="00000000" w14:paraId="0000019C">
      <w:pPr>
        <w:pStyle w:val="Heading2"/>
        <w:pageBreakBefore w:val="0"/>
        <w:rPr/>
      </w:pPr>
      <w:bookmarkStart w:colFirst="0" w:colLast="0" w:name="_j41uc8uoka1n" w:id="48"/>
      <w:bookmarkEnd w:id="48"/>
      <w:r w:rsidDel="00000000" w:rsidR="00000000" w:rsidRPr="00000000">
        <w:rPr>
          <w:rtl w:val="0"/>
        </w:rPr>
        <w:t xml:space="preserve">Journals</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pBdr>
          <w:top w:color="ffffff" w:space="6" w:sz="8" w:val="single"/>
          <w:left w:color="ffffff" w:space="6" w:sz="8" w:val="single"/>
          <w:bottom w:color="ffffff" w:space="6" w:sz="8" w:val="single"/>
          <w:right w:color="ffffff" w:space="6" w:sz="8" w:val="single"/>
        </w:pBdr>
        <w:shd w:fill="eeedfc" w:val="clear"/>
        <w:rPr>
          <w:rFonts w:ascii="Roboto" w:cs="Roboto" w:eastAsia="Roboto" w:hAnsi="Roboto"/>
          <w:color w:val="434343"/>
        </w:rPr>
      </w:pPr>
      <w:r w:rsidDel="00000000" w:rsidR="00000000" w:rsidRPr="00000000">
        <w:rPr>
          <w:color w:val="4744e3"/>
          <w:rtl w:val="0"/>
        </w:rPr>
        <w:t xml:space="preserve">Un journal comptable dans Inqom. L’endpoint suivant permet de récupérer la liste des journaux d’un dossier.</w:t>
      </w:r>
      <w:r w:rsidDel="00000000" w:rsidR="00000000" w:rsidRPr="00000000">
        <w:rPr>
          <w:rtl w:val="0"/>
        </w:rPr>
      </w:r>
    </w:p>
    <w:p w:rsidR="00000000" w:rsidDel="00000000" w:rsidP="00000000" w:rsidRDefault="00000000" w:rsidRPr="00000000" w14:paraId="0000019F">
      <w:pPr>
        <w:pStyle w:val="Heading3"/>
        <w:pageBreakBefore w:val="0"/>
        <w:rPr>
          <w:rFonts w:ascii="Roboto" w:cs="Roboto" w:eastAsia="Roboto" w:hAnsi="Roboto"/>
        </w:rPr>
      </w:pPr>
      <w:bookmarkStart w:colFirst="0" w:colLast="0" w:name="_4oh3qng8zbeu" w:id="49"/>
      <w:bookmarkEnd w:id="49"/>
      <w:r w:rsidDel="00000000" w:rsidR="00000000" w:rsidRPr="00000000">
        <w:rPr>
          <w:rtl w:val="0"/>
        </w:rPr>
        <w:t xml:space="preserve">GET Journals</w:t>
      </w:r>
      <w:r w:rsidDel="00000000" w:rsidR="00000000" w:rsidRPr="00000000">
        <w:rPr>
          <w:rtl w:val="0"/>
        </w:rPr>
      </w:r>
    </w:p>
    <w:p w:rsidR="00000000" w:rsidDel="00000000" w:rsidP="00000000" w:rsidRDefault="00000000" w:rsidRPr="00000000" w14:paraId="000001A0">
      <w:pPr>
        <w:pStyle w:val="Heading4"/>
        <w:pageBreakBefore w:val="0"/>
        <w:rPr/>
      </w:pPr>
      <w:bookmarkStart w:colFirst="0" w:colLast="0" w:name="_o8xds7p9zcm" w:id="50"/>
      <w:bookmarkEnd w:id="50"/>
      <w:r w:rsidDel="00000000" w:rsidR="00000000" w:rsidRPr="00000000">
        <w:rPr>
          <w:rtl w:val="0"/>
        </w:rPr>
        <w:t xml:space="preserve">Request</w:t>
      </w:r>
    </w:p>
    <w:p w:rsidR="00000000" w:rsidDel="00000000" w:rsidP="00000000" w:rsidRDefault="00000000" w:rsidRPr="00000000" w14:paraId="000001A1">
      <w:pPr>
        <w:pStyle w:val="Subtitle"/>
        <w:pageBreakBefore w:val="0"/>
        <w:rPr/>
      </w:pPr>
      <w:bookmarkStart w:colFirst="0" w:colLast="0" w:name="_m1u317kb5vl6" w:id="51"/>
      <w:bookmarkEnd w:id="51"/>
      <w:r w:rsidDel="00000000" w:rsidR="00000000" w:rsidRPr="00000000">
        <w:rPr>
          <w:rtl w:val="0"/>
        </w:rPr>
        <w:t xml:space="preserve">URL</w:t>
      </w:r>
    </w:p>
    <w:p w:rsidR="00000000" w:rsidDel="00000000" w:rsidP="00000000" w:rsidRDefault="00000000" w:rsidRPr="00000000" w14:paraId="000001A2">
      <w:pPr>
        <w:pageBreakBefore w:val="0"/>
        <w:rPr/>
      </w:pPr>
      <w:r w:rsidDel="00000000" w:rsidR="00000000" w:rsidRPr="00000000">
        <w:rPr>
          <w:color w:val="4744e3"/>
          <w:u w:val="single"/>
          <w:rtl w:val="0"/>
        </w:rPr>
        <w:t xml:space="preserve">{{URLBase}}</w:t>
      </w:r>
      <w:hyperlink r:id="rId14">
        <w:r w:rsidDel="00000000" w:rsidR="00000000" w:rsidRPr="00000000">
          <w:rPr>
            <w:color w:val="4744e3"/>
            <w:u w:val="single"/>
            <w:rtl w:val="0"/>
          </w:rPr>
          <w:t xml:space="preserve">/v1/</w:t>
        </w:r>
      </w:hyperlink>
      <w:r w:rsidDel="00000000" w:rsidR="00000000" w:rsidRPr="00000000">
        <w:rPr>
          <w:color w:val="4744e3"/>
          <w:u w:val="single"/>
          <w:rtl w:val="0"/>
        </w:rPr>
        <w:t xml:space="preserve">dossiers/</w:t>
      </w:r>
      <w:hyperlink r:id="rId15">
        <w:r w:rsidDel="00000000" w:rsidR="00000000" w:rsidRPr="00000000">
          <w:rPr>
            <w:color w:val="4744e3"/>
            <w:u w:val="single"/>
            <w:rtl w:val="0"/>
          </w:rPr>
          <w:t xml:space="preserve">{dossierId}/journals</w:t>
        </w:r>
      </w:hyperlink>
      <w:r w:rsidDel="00000000" w:rsidR="00000000" w:rsidRPr="00000000">
        <w:rPr>
          <w:rtl w:val="0"/>
        </w:rPr>
      </w:r>
    </w:p>
    <w:p w:rsidR="00000000" w:rsidDel="00000000" w:rsidP="00000000" w:rsidRDefault="00000000" w:rsidRPr="00000000" w14:paraId="000001A3">
      <w:pPr>
        <w:pStyle w:val="Subtitle"/>
        <w:pageBreakBefore w:val="0"/>
        <w:rPr/>
      </w:pPr>
      <w:bookmarkStart w:colFirst="0" w:colLast="0" w:name="_oieoiqs41p2m" w:id="52"/>
      <w:bookmarkEnd w:id="52"/>
      <w:r w:rsidDel="00000000" w:rsidR="00000000" w:rsidRPr="00000000">
        <w:rPr>
          <w:rtl w:val="0"/>
        </w:rPr>
        <w:t xml:space="preserve">Method</w:t>
      </w:r>
    </w:p>
    <w:p w:rsidR="00000000" w:rsidDel="00000000" w:rsidP="00000000" w:rsidRDefault="00000000" w:rsidRPr="00000000" w14:paraId="000001A4">
      <w:pPr>
        <w:pageBreakBefore w:val="0"/>
        <w:rPr/>
      </w:pPr>
      <w:r w:rsidDel="00000000" w:rsidR="00000000" w:rsidRPr="00000000">
        <w:rPr>
          <w:rtl w:val="0"/>
        </w:rPr>
        <w:t xml:space="preserve">GET</w:t>
      </w:r>
    </w:p>
    <w:p w:rsidR="00000000" w:rsidDel="00000000" w:rsidP="00000000" w:rsidRDefault="00000000" w:rsidRPr="00000000" w14:paraId="000001A5">
      <w:pPr>
        <w:pStyle w:val="Subtitle"/>
        <w:pageBreakBefore w:val="0"/>
        <w:rPr/>
      </w:pPr>
      <w:bookmarkStart w:colFirst="0" w:colLast="0" w:name="_lhh0n0ywn0ho" w:id="53"/>
      <w:bookmarkEnd w:id="53"/>
      <w:r w:rsidDel="00000000" w:rsidR="00000000" w:rsidRPr="00000000">
        <w:rPr>
          <w:rtl w:val="0"/>
        </w:rPr>
        <w:t xml:space="preserve">Paramètres path</w:t>
      </w:r>
    </w:p>
    <w:p w:rsidR="00000000" w:rsidDel="00000000" w:rsidP="00000000" w:rsidRDefault="00000000" w:rsidRPr="00000000" w14:paraId="000001A6">
      <w:pPr>
        <w:pageBreakBefore w:val="0"/>
        <w:rPr>
          <w:rFonts w:ascii="Roboto" w:cs="Roboto" w:eastAsia="Roboto" w:hAnsi="Roboto"/>
          <w:color w:val="434343"/>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A8">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dossierId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rFonts w:ascii="Roboto" w:cs="Roboto" w:eastAsia="Roboto" w:hAnsi="Roboto"/>
                <w:color w:val="434343"/>
                <w:rtl w:val="0"/>
              </w:rPr>
              <w:t xml:space="preserve">Id du dossier dans Inqom</w:t>
            </w:r>
          </w:p>
        </w:tc>
      </w:tr>
    </w:tbl>
    <w:p w:rsidR="00000000" w:rsidDel="00000000" w:rsidP="00000000" w:rsidRDefault="00000000" w:rsidRPr="00000000" w14:paraId="000001AB">
      <w:pPr>
        <w:pageBreakBefore w:val="0"/>
        <w:rPr>
          <w:rFonts w:ascii="Roboto" w:cs="Roboto" w:eastAsia="Roboto" w:hAnsi="Roboto"/>
          <w:color w:val="434343"/>
        </w:rPr>
      </w:pPr>
      <w:r w:rsidDel="00000000" w:rsidR="00000000" w:rsidRPr="00000000">
        <w:rPr>
          <w:rtl w:val="0"/>
        </w:rPr>
      </w:r>
    </w:p>
    <w:p w:rsidR="00000000" w:rsidDel="00000000" w:rsidP="00000000" w:rsidRDefault="00000000" w:rsidRPr="00000000" w14:paraId="000001AC">
      <w:pPr>
        <w:pStyle w:val="Heading4"/>
        <w:pageBreakBefore w:val="0"/>
        <w:rPr/>
      </w:pPr>
      <w:bookmarkStart w:colFirst="0" w:colLast="0" w:name="_wxihv3gs81lq" w:id="54"/>
      <w:bookmarkEnd w:id="54"/>
      <w:r w:rsidDel="00000000" w:rsidR="00000000" w:rsidRPr="00000000">
        <w:rPr>
          <w:rtl w:val="0"/>
        </w:rPr>
        <w:t xml:space="preserve">Réponse</w:t>
      </w:r>
    </w:p>
    <w:p w:rsidR="00000000" w:rsidDel="00000000" w:rsidP="00000000" w:rsidRDefault="00000000" w:rsidRPr="00000000" w14:paraId="000001AD">
      <w:pPr>
        <w:pStyle w:val="Subtitle"/>
        <w:pageBreakBefore w:val="0"/>
        <w:rPr/>
      </w:pPr>
      <w:bookmarkStart w:colFirst="0" w:colLast="0" w:name="_wj2jk75dyugn" w:id="55"/>
      <w:bookmarkEnd w:id="55"/>
      <w:r w:rsidDel="00000000" w:rsidR="00000000" w:rsidRPr="00000000">
        <w:rPr>
          <w:rtl w:val="0"/>
        </w:rPr>
        <w:t xml:space="preserve">Content-type</w:t>
      </w:r>
    </w:p>
    <w:p w:rsidR="00000000" w:rsidDel="00000000" w:rsidP="00000000" w:rsidRDefault="00000000" w:rsidRPr="00000000" w14:paraId="000001AE">
      <w:pPr>
        <w:pageBreakBefore w:val="0"/>
        <w:spacing w:line="240" w:lineRule="auto"/>
        <w:rPr>
          <w:rFonts w:ascii="Roboto" w:cs="Roboto" w:eastAsia="Roboto" w:hAnsi="Roboto"/>
          <w:color w:val="434343"/>
        </w:rPr>
      </w:pPr>
      <w:r w:rsidDel="00000000" w:rsidR="00000000" w:rsidRPr="00000000">
        <w:rPr>
          <w:rFonts w:ascii="Roboto" w:cs="Roboto" w:eastAsia="Roboto" w:hAnsi="Roboto"/>
          <w:color w:val="434343"/>
          <w:rtl w:val="0"/>
        </w:rPr>
        <w:t xml:space="preserve">application/json; charset=utf-8 </w:t>
      </w:r>
    </w:p>
    <w:p w:rsidR="00000000" w:rsidDel="00000000" w:rsidP="00000000" w:rsidRDefault="00000000" w:rsidRPr="00000000" w14:paraId="000001AF">
      <w:pPr>
        <w:pStyle w:val="Subtitle"/>
        <w:pageBreakBefore w:val="0"/>
        <w:rPr/>
      </w:pPr>
      <w:bookmarkStart w:colFirst="0" w:colLast="0" w:name="_6dh8y0q29z55" w:id="56"/>
      <w:bookmarkEnd w:id="56"/>
      <w:r w:rsidDel="00000000" w:rsidR="00000000" w:rsidRPr="00000000">
        <w:rPr>
          <w:rtl w:val="0"/>
        </w:rPr>
        <w:t xml:space="preserve">Response </w:t>
      </w:r>
      <w:r w:rsidDel="00000000" w:rsidR="00000000" w:rsidRPr="00000000">
        <w:rPr>
          <w:rtl w:val="0"/>
        </w:rPr>
        <w:t xml:space="preserve">Body</w:t>
      </w:r>
    </w:p>
    <w:p w:rsidR="00000000" w:rsidDel="00000000" w:rsidP="00000000" w:rsidRDefault="00000000" w:rsidRPr="00000000" w14:paraId="000001B0">
      <w:pPr>
        <w:pageBreakBefore w:val="0"/>
        <w:rPr>
          <w:rFonts w:ascii="Roboto" w:cs="Roboto" w:eastAsia="Roboto" w:hAnsi="Roboto"/>
          <w:color w:val="434343"/>
        </w:rPr>
      </w:pPr>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rFonts w:ascii="Roboto" w:cs="Roboto" w:eastAsia="Roboto" w:hAnsi="Roboto"/>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rFonts w:ascii="Roboto" w:cs="Roboto" w:eastAsia="Roboto" w:hAnsi="Roboto"/>
                <w:color w:val="434343"/>
                <w:rtl w:val="0"/>
              </w:rPr>
              <w:t xml:space="preserve">Id d</w:t>
            </w:r>
            <w:r w:rsidDel="00000000" w:rsidR="00000000" w:rsidRPr="00000000">
              <w:rPr>
                <w:color w:val="434343"/>
                <w:rtl w:val="0"/>
              </w:rPr>
              <w:t xml:space="preserve">u journal</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Name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Nom du journal </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Description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Description du journal</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34343"/>
              </w:rPr>
            </w:pPr>
            <w:r w:rsidDel="00000000" w:rsidR="00000000" w:rsidRPr="00000000">
              <w:rPr>
                <w:color w:val="434343"/>
                <w:rtl w:val="0"/>
              </w:rPr>
              <w:t xml:space="preserve">Type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jc w:val="left"/>
              <w:rPr>
                <w:color w:val="434343"/>
              </w:rPr>
            </w:pPr>
            <w:r w:rsidDel="00000000" w:rsidR="00000000" w:rsidRPr="00000000">
              <w:rPr>
                <w:color w:val="434343"/>
                <w:rtl w:val="0"/>
              </w:rPr>
              <w:t xml:space="preserve">Type de journal, parmi les suivants : </w:t>
            </w:r>
          </w:p>
          <w:p w:rsidR="00000000" w:rsidDel="00000000" w:rsidP="00000000" w:rsidRDefault="00000000" w:rsidRPr="00000000" w14:paraId="000001BB">
            <w:pPr>
              <w:pageBreakBefore w:val="0"/>
              <w:widowControl w:val="0"/>
              <w:jc w:val="left"/>
              <w:rPr>
                <w:color w:val="434343"/>
              </w:rPr>
            </w:pPr>
            <w:r w:rsidDel="00000000" w:rsidR="00000000" w:rsidRPr="00000000">
              <w:rPr>
                <w:color w:val="434343"/>
                <w:rtl w:val="0"/>
              </w:rPr>
              <w:t xml:space="preserve">        Other = Autre,</w:t>
            </w:r>
          </w:p>
          <w:p w:rsidR="00000000" w:rsidDel="00000000" w:rsidP="00000000" w:rsidRDefault="00000000" w:rsidRPr="00000000" w14:paraId="000001BC">
            <w:pPr>
              <w:pageBreakBefore w:val="0"/>
              <w:widowControl w:val="0"/>
              <w:jc w:val="left"/>
              <w:rPr>
                <w:color w:val="434343"/>
              </w:rPr>
            </w:pPr>
            <w:r w:rsidDel="00000000" w:rsidR="00000000" w:rsidRPr="00000000">
              <w:rPr>
                <w:color w:val="434343"/>
                <w:rtl w:val="0"/>
              </w:rPr>
              <w:t xml:space="preserve">        Buy = Achat,</w:t>
            </w:r>
          </w:p>
          <w:p w:rsidR="00000000" w:rsidDel="00000000" w:rsidP="00000000" w:rsidRDefault="00000000" w:rsidRPr="00000000" w14:paraId="000001BD">
            <w:pPr>
              <w:pageBreakBefore w:val="0"/>
              <w:widowControl w:val="0"/>
              <w:jc w:val="left"/>
              <w:rPr>
                <w:color w:val="434343"/>
              </w:rPr>
            </w:pPr>
            <w:r w:rsidDel="00000000" w:rsidR="00000000" w:rsidRPr="00000000">
              <w:rPr>
                <w:color w:val="434343"/>
                <w:rtl w:val="0"/>
              </w:rPr>
              <w:t xml:space="preserve">        Sell = Vente,</w:t>
            </w:r>
          </w:p>
          <w:p w:rsidR="00000000" w:rsidDel="00000000" w:rsidP="00000000" w:rsidRDefault="00000000" w:rsidRPr="00000000" w14:paraId="000001BE">
            <w:pPr>
              <w:pageBreakBefore w:val="0"/>
              <w:widowControl w:val="0"/>
              <w:jc w:val="left"/>
              <w:rPr>
                <w:color w:val="434343"/>
              </w:rPr>
            </w:pPr>
            <w:r w:rsidDel="00000000" w:rsidR="00000000" w:rsidRPr="00000000">
              <w:rPr>
                <w:color w:val="434343"/>
                <w:rtl w:val="0"/>
              </w:rPr>
              <w:t xml:space="preserve">        Bank = Banque,</w:t>
            </w:r>
          </w:p>
          <w:p w:rsidR="00000000" w:rsidDel="00000000" w:rsidP="00000000" w:rsidRDefault="00000000" w:rsidRPr="00000000" w14:paraId="000001BF">
            <w:pPr>
              <w:pageBreakBefore w:val="0"/>
              <w:widowControl w:val="0"/>
              <w:jc w:val="left"/>
              <w:rPr>
                <w:color w:val="434343"/>
              </w:rPr>
            </w:pPr>
            <w:r w:rsidDel="00000000" w:rsidR="00000000" w:rsidRPr="00000000">
              <w:rPr>
                <w:color w:val="434343"/>
                <w:rtl w:val="0"/>
              </w:rPr>
              <w:t xml:space="preserve">        Misc = Opération Divers,</w:t>
            </w:r>
          </w:p>
          <w:p w:rsidR="00000000" w:rsidDel="00000000" w:rsidP="00000000" w:rsidRDefault="00000000" w:rsidRPr="00000000" w14:paraId="000001C0">
            <w:pPr>
              <w:pageBreakBefore w:val="0"/>
              <w:widowControl w:val="0"/>
              <w:jc w:val="left"/>
              <w:rPr>
                <w:color w:val="434343"/>
              </w:rPr>
            </w:pPr>
            <w:r w:rsidDel="00000000" w:rsidR="00000000" w:rsidRPr="00000000">
              <w:rPr>
                <w:color w:val="434343"/>
                <w:rtl w:val="0"/>
              </w:rPr>
              <w:t xml:space="preserve">        Cash = Caisse,</w:t>
            </w:r>
          </w:p>
          <w:p w:rsidR="00000000" w:rsidDel="00000000" w:rsidP="00000000" w:rsidRDefault="00000000" w:rsidRPr="00000000" w14:paraId="000001C1">
            <w:pPr>
              <w:pageBreakBefore w:val="0"/>
              <w:widowControl w:val="0"/>
              <w:jc w:val="left"/>
              <w:rPr>
                <w:color w:val="434343"/>
              </w:rPr>
            </w:pPr>
            <w:r w:rsidDel="00000000" w:rsidR="00000000" w:rsidRPr="00000000">
              <w:rPr>
                <w:color w:val="434343"/>
                <w:rtl w:val="0"/>
              </w:rPr>
              <w:t xml:space="preserve">        Salary = Salaire,,</w:t>
            </w:r>
          </w:p>
          <w:p w:rsidR="00000000" w:rsidDel="00000000" w:rsidP="00000000" w:rsidRDefault="00000000" w:rsidRPr="00000000" w14:paraId="000001C2">
            <w:pPr>
              <w:pageBreakBefore w:val="0"/>
              <w:widowControl w:val="0"/>
              <w:jc w:val="left"/>
              <w:rPr>
                <w:color w:val="434343"/>
              </w:rPr>
            </w:pPr>
            <w:r w:rsidDel="00000000" w:rsidR="00000000" w:rsidRPr="00000000">
              <w:rPr>
                <w:color w:val="434343"/>
                <w:rtl w:val="0"/>
              </w:rPr>
              <w:t xml:space="preserve">        ANouveaux = Nouveaux,</w:t>
            </w:r>
          </w:p>
          <w:p w:rsidR="00000000" w:rsidDel="00000000" w:rsidP="00000000" w:rsidRDefault="00000000" w:rsidRPr="00000000" w14:paraId="000001C3">
            <w:pPr>
              <w:pageBreakBefore w:val="0"/>
              <w:widowControl w:val="0"/>
              <w:jc w:val="left"/>
              <w:rPr>
                <w:color w:val="434343"/>
              </w:rPr>
            </w:pPr>
            <w:r w:rsidDel="00000000" w:rsidR="00000000" w:rsidRPr="00000000">
              <w:rPr>
                <w:color w:val="434343"/>
                <w:rtl w:val="0"/>
              </w:rPr>
              <w:t xml:space="preserve">        Depreciation = Amortissement,</w:t>
            </w:r>
          </w:p>
          <w:p w:rsidR="00000000" w:rsidDel="00000000" w:rsidP="00000000" w:rsidRDefault="00000000" w:rsidRPr="00000000" w14:paraId="000001C4">
            <w:pPr>
              <w:pageBreakBefore w:val="0"/>
              <w:widowControl w:val="0"/>
              <w:jc w:val="left"/>
              <w:rPr>
                <w:color w:val="434343"/>
              </w:rPr>
            </w:pPr>
            <w:r w:rsidDel="00000000" w:rsidR="00000000" w:rsidRPr="00000000">
              <w:rPr>
                <w:color w:val="434343"/>
                <w:rtl w:val="0"/>
              </w:rPr>
              <w:t xml:space="preserve">        CutOff = Cutoff</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rtl w:val="0"/>
              </w:rPr>
            </w:r>
          </w:p>
        </w:tc>
      </w:tr>
    </w:tbl>
    <w:p w:rsidR="00000000" w:rsidDel="00000000" w:rsidP="00000000" w:rsidRDefault="00000000" w:rsidRPr="00000000" w14:paraId="000001C6">
      <w:pPr>
        <w:pageBreakBefore w:val="0"/>
        <w:rPr>
          <w:rFonts w:ascii="Roboto" w:cs="Roboto" w:eastAsia="Roboto" w:hAnsi="Roboto"/>
          <w:color w:val="434343"/>
        </w:rPr>
      </w:pPr>
      <w:r w:rsidDel="00000000" w:rsidR="00000000" w:rsidRPr="00000000">
        <w:rPr>
          <w:rtl w:val="0"/>
        </w:rPr>
      </w:r>
    </w:p>
    <w:p w:rsidR="00000000" w:rsidDel="00000000" w:rsidP="00000000" w:rsidRDefault="00000000" w:rsidRPr="00000000" w14:paraId="000001C7">
      <w:pPr>
        <w:pStyle w:val="Heading4"/>
        <w:pageBreakBefore w:val="0"/>
        <w:rPr/>
      </w:pPr>
      <w:bookmarkStart w:colFirst="0" w:colLast="0" w:name="_hob7cju87hex" w:id="57"/>
      <w:bookmarkEnd w:id="57"/>
      <w:r w:rsidDel="00000000" w:rsidR="00000000" w:rsidRPr="00000000">
        <w:rPr>
          <w:rtl w:val="0"/>
        </w:rPr>
        <w:t xml:space="preserve">Exemple</w:t>
      </w:r>
    </w:p>
    <w:p w:rsidR="00000000" w:rsidDel="00000000" w:rsidP="00000000" w:rsidRDefault="00000000" w:rsidRPr="00000000" w14:paraId="000001C8">
      <w:pPr>
        <w:pageBreakBefore w:val="0"/>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w:t>
              <w:br w:type="textWrapping"/>
              <w:t xml:space="preserve">  {</w:t>
              <w:br w:type="textWrapping"/>
              <w:t xml:space="preserve">    "Id": 32677,</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"HA"</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"Description": </w:t>
            </w:r>
            <w:r w:rsidDel="00000000" w:rsidR="00000000" w:rsidRPr="00000000">
              <w:rPr>
                <w:rFonts w:ascii="Consolas" w:cs="Consolas" w:eastAsia="Consolas" w:hAnsi="Consolas"/>
                <w:color w:val="f1fa8c"/>
                <w:sz w:val="18"/>
                <w:szCs w:val="18"/>
                <w:shd w:fill="282a36" w:val="clear"/>
                <w:rtl w:val="0"/>
              </w:rPr>
              <w:t xml:space="preserve">"Achat"</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"Type": </w:t>
            </w:r>
            <w:r w:rsidDel="00000000" w:rsidR="00000000" w:rsidRPr="00000000">
              <w:rPr>
                <w:rFonts w:ascii="Consolas" w:cs="Consolas" w:eastAsia="Consolas" w:hAnsi="Consolas"/>
                <w:color w:val="f1fa8c"/>
                <w:sz w:val="18"/>
                <w:szCs w:val="18"/>
                <w:shd w:fill="282a36" w:val="clear"/>
                <w:rtl w:val="0"/>
              </w:rPr>
              <w:t xml:space="preserve">"Buy"</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"Id": 32678,</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"VT"</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"Description": </w:t>
            </w:r>
            <w:r w:rsidDel="00000000" w:rsidR="00000000" w:rsidRPr="00000000">
              <w:rPr>
                <w:rFonts w:ascii="Consolas" w:cs="Consolas" w:eastAsia="Consolas" w:hAnsi="Consolas"/>
                <w:color w:val="f1fa8c"/>
                <w:sz w:val="18"/>
                <w:szCs w:val="18"/>
                <w:shd w:fill="282a36" w:val="clear"/>
                <w:rtl w:val="0"/>
              </w:rPr>
              <w:t xml:space="preserve">"Vente"</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"Type": </w:t>
            </w:r>
            <w:r w:rsidDel="00000000" w:rsidR="00000000" w:rsidRPr="00000000">
              <w:rPr>
                <w:rFonts w:ascii="Consolas" w:cs="Consolas" w:eastAsia="Consolas" w:hAnsi="Consolas"/>
                <w:color w:val="f1fa8c"/>
                <w:sz w:val="18"/>
                <w:szCs w:val="18"/>
                <w:shd w:fill="282a36" w:val="clear"/>
                <w:rtl w:val="0"/>
              </w:rPr>
              <w:t xml:space="preserve">"Sell"</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"Id": 32679,</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"BQ"</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"Description": </w:t>
            </w:r>
            <w:r w:rsidDel="00000000" w:rsidR="00000000" w:rsidRPr="00000000">
              <w:rPr>
                <w:rFonts w:ascii="Consolas" w:cs="Consolas" w:eastAsia="Consolas" w:hAnsi="Consolas"/>
                <w:color w:val="f1fa8c"/>
                <w:sz w:val="18"/>
                <w:szCs w:val="18"/>
                <w:shd w:fill="282a36" w:val="clear"/>
                <w:rtl w:val="0"/>
              </w:rPr>
              <w:t xml:space="preserve">"Banque"</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"Type": </w:t>
            </w:r>
            <w:r w:rsidDel="00000000" w:rsidR="00000000" w:rsidRPr="00000000">
              <w:rPr>
                <w:rFonts w:ascii="Consolas" w:cs="Consolas" w:eastAsia="Consolas" w:hAnsi="Consolas"/>
                <w:color w:val="f1fa8c"/>
                <w:sz w:val="18"/>
                <w:szCs w:val="18"/>
                <w:shd w:fill="282a36" w:val="clear"/>
                <w:rtl w:val="0"/>
              </w:rPr>
              <w:t xml:space="preserve">"Bank"</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Style w:val="Heading3"/>
        <w:rPr/>
      </w:pPr>
      <w:bookmarkStart w:colFirst="0" w:colLast="0" w:name="_rca9ivq9qynn" w:id="58"/>
      <w:bookmarkEnd w:id="58"/>
      <w:r w:rsidDel="00000000" w:rsidR="00000000" w:rsidRPr="00000000">
        <w:rPr>
          <w:rtl w:val="0"/>
        </w:rPr>
        <w:t xml:space="preserve">POST Journals</w:t>
      </w:r>
    </w:p>
    <w:p w:rsidR="00000000" w:rsidDel="00000000" w:rsidP="00000000" w:rsidRDefault="00000000" w:rsidRPr="00000000" w14:paraId="000001CC">
      <w:pPr>
        <w:pStyle w:val="Heading4"/>
        <w:rPr/>
      </w:pPr>
      <w:bookmarkStart w:colFirst="0" w:colLast="0" w:name="_95lw82lt788j" w:id="59"/>
      <w:bookmarkEnd w:id="59"/>
      <w:r w:rsidDel="00000000" w:rsidR="00000000" w:rsidRPr="00000000">
        <w:rPr>
          <w:rtl w:val="0"/>
        </w:rPr>
        <w:t xml:space="preserve">Request</w:t>
      </w:r>
    </w:p>
    <w:p w:rsidR="00000000" w:rsidDel="00000000" w:rsidP="00000000" w:rsidRDefault="00000000" w:rsidRPr="00000000" w14:paraId="000001CD">
      <w:pPr>
        <w:pStyle w:val="Subtitle"/>
        <w:rPr/>
      </w:pPr>
      <w:bookmarkStart w:colFirst="0" w:colLast="0" w:name="_m5xtlkddjyi8" w:id="60"/>
      <w:bookmarkEnd w:id="60"/>
      <w:r w:rsidDel="00000000" w:rsidR="00000000" w:rsidRPr="00000000">
        <w:rPr>
          <w:rtl w:val="0"/>
        </w:rPr>
        <w:t xml:space="preserve">URL</w:t>
      </w:r>
    </w:p>
    <w:p w:rsidR="00000000" w:rsidDel="00000000" w:rsidP="00000000" w:rsidRDefault="00000000" w:rsidRPr="00000000" w14:paraId="000001CE">
      <w:pPr>
        <w:rPr/>
      </w:pPr>
      <w:r w:rsidDel="00000000" w:rsidR="00000000" w:rsidRPr="00000000">
        <w:rPr>
          <w:color w:val="4744e3"/>
          <w:u w:val="single"/>
          <w:rtl w:val="0"/>
        </w:rPr>
        <w:t xml:space="preserve">{{URLBase}}</w:t>
      </w:r>
      <w:hyperlink r:id="rId16">
        <w:r w:rsidDel="00000000" w:rsidR="00000000" w:rsidRPr="00000000">
          <w:rPr>
            <w:color w:val="4744e3"/>
            <w:u w:val="single"/>
            <w:rtl w:val="0"/>
          </w:rPr>
          <w:t xml:space="preserve">/api/app/enterprises</w:t>
        </w:r>
      </w:hyperlink>
      <w:r w:rsidDel="00000000" w:rsidR="00000000" w:rsidRPr="00000000">
        <w:rPr>
          <w:color w:val="4744e3"/>
          <w:u w:val="single"/>
          <w:rtl w:val="0"/>
        </w:rPr>
        <w:t xml:space="preserve">/</w:t>
      </w:r>
      <w:hyperlink r:id="rId17">
        <w:r w:rsidDel="00000000" w:rsidR="00000000" w:rsidRPr="00000000">
          <w:rPr>
            <w:color w:val="4744e3"/>
            <w:u w:val="single"/>
            <w:rtl w:val="0"/>
          </w:rPr>
          <w:t xml:space="preserve">{enterpriseId}/journals</w:t>
        </w:r>
      </w:hyperlink>
      <w:r w:rsidDel="00000000" w:rsidR="00000000" w:rsidRPr="00000000">
        <w:rPr>
          <w:rtl w:val="0"/>
        </w:rPr>
      </w:r>
    </w:p>
    <w:p w:rsidR="00000000" w:rsidDel="00000000" w:rsidP="00000000" w:rsidRDefault="00000000" w:rsidRPr="00000000" w14:paraId="000001CF">
      <w:pPr>
        <w:pStyle w:val="Subtitle"/>
        <w:rPr/>
      </w:pPr>
      <w:bookmarkStart w:colFirst="0" w:colLast="0" w:name="_k5tph1w1169x" w:id="61"/>
      <w:bookmarkEnd w:id="61"/>
      <w:r w:rsidDel="00000000" w:rsidR="00000000" w:rsidRPr="00000000">
        <w:rPr>
          <w:rtl w:val="0"/>
        </w:rPr>
        <w:t xml:space="preserve">Method</w:t>
      </w:r>
    </w:p>
    <w:p w:rsidR="00000000" w:rsidDel="00000000" w:rsidP="00000000" w:rsidRDefault="00000000" w:rsidRPr="00000000" w14:paraId="000001D0">
      <w:pPr>
        <w:rPr/>
      </w:pPr>
      <w:r w:rsidDel="00000000" w:rsidR="00000000" w:rsidRPr="00000000">
        <w:rPr>
          <w:rtl w:val="0"/>
        </w:rPr>
        <w:t xml:space="preserve">POST</w:t>
      </w:r>
    </w:p>
    <w:p w:rsidR="00000000" w:rsidDel="00000000" w:rsidP="00000000" w:rsidRDefault="00000000" w:rsidRPr="00000000" w14:paraId="000001D1">
      <w:pPr>
        <w:pStyle w:val="Subtitle"/>
        <w:rPr/>
      </w:pPr>
      <w:bookmarkStart w:colFirst="0" w:colLast="0" w:name="_8p5edulhn2vk" w:id="62"/>
      <w:bookmarkEnd w:id="62"/>
      <w:r w:rsidDel="00000000" w:rsidR="00000000" w:rsidRPr="00000000">
        <w:rPr>
          <w:rtl w:val="0"/>
        </w:rPr>
        <w:t xml:space="preserve">Paramètres path</w:t>
      </w:r>
    </w:p>
    <w:p w:rsidR="00000000" w:rsidDel="00000000" w:rsidP="00000000" w:rsidRDefault="00000000" w:rsidRPr="00000000" w14:paraId="000001D2">
      <w:pPr>
        <w:rPr>
          <w:color w:val="434343"/>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89.04296874999994" w:hRule="atLeast"/>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D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D4">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jc w:val="left"/>
              <w:rPr>
                <w:color w:val="434343"/>
              </w:rPr>
            </w:pPr>
            <w:r w:rsidDel="00000000" w:rsidR="00000000" w:rsidRPr="00000000">
              <w:rPr>
                <w:color w:val="434343"/>
                <w:rtl w:val="0"/>
              </w:rPr>
              <w:t xml:space="preserve">command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jc w:val="left"/>
              <w:rPr>
                <w:color w:val="434343"/>
              </w:rPr>
            </w:pPr>
            <w:r w:rsidDel="00000000" w:rsidR="00000000" w:rsidRPr="00000000">
              <w:rPr>
                <w:color w:val="434343"/>
                <w:rtl w:val="0"/>
              </w:rPr>
              <w:t xml:space="preserve">Un objet de format json </w:t>
            </w:r>
          </w:p>
          <w:p w:rsidR="00000000" w:rsidDel="00000000" w:rsidP="00000000" w:rsidRDefault="00000000" w:rsidRPr="00000000" w14:paraId="000001D9">
            <w:pPr>
              <w:widowControl w:val="0"/>
              <w:jc w:val="left"/>
              <w:rPr>
                <w:color w:val="434343"/>
              </w:rPr>
            </w:pPr>
            <w:r w:rsidDel="00000000" w:rsidR="00000000" w:rsidRPr="00000000">
              <w:rPr>
                <w:color w:val="434343"/>
                <w:rtl w:val="0"/>
              </w:rPr>
              <w:t xml:space="preserve">{</w:t>
            </w:r>
          </w:p>
          <w:p w:rsidR="00000000" w:rsidDel="00000000" w:rsidP="00000000" w:rsidRDefault="00000000" w:rsidRPr="00000000" w14:paraId="000001DA">
            <w:pPr>
              <w:widowControl w:val="0"/>
              <w:jc w:val="left"/>
              <w:rPr>
                <w:color w:val="434343"/>
              </w:rPr>
            </w:pPr>
            <w:r w:rsidDel="00000000" w:rsidR="00000000" w:rsidRPr="00000000">
              <w:rPr>
                <w:color w:val="434343"/>
                <w:rtl w:val="0"/>
              </w:rPr>
              <w:t xml:space="preserve">  "Type": "Other",</w:t>
            </w:r>
          </w:p>
          <w:p w:rsidR="00000000" w:rsidDel="00000000" w:rsidP="00000000" w:rsidRDefault="00000000" w:rsidRPr="00000000" w14:paraId="000001DB">
            <w:pPr>
              <w:widowControl w:val="0"/>
              <w:jc w:val="left"/>
              <w:rPr>
                <w:color w:val="434343"/>
              </w:rPr>
            </w:pPr>
            <w:r w:rsidDel="00000000" w:rsidR="00000000" w:rsidRPr="00000000">
              <w:rPr>
                <w:color w:val="434343"/>
                <w:rtl w:val="0"/>
              </w:rPr>
              <w:t xml:space="preserve">  "Name": "string (varchar (4))", </w:t>
            </w:r>
          </w:p>
          <w:p w:rsidR="00000000" w:rsidDel="00000000" w:rsidP="00000000" w:rsidRDefault="00000000" w:rsidRPr="00000000" w14:paraId="000001DC">
            <w:pPr>
              <w:widowControl w:val="0"/>
              <w:jc w:val="left"/>
              <w:rPr>
                <w:color w:val="434343"/>
              </w:rPr>
            </w:pPr>
            <w:r w:rsidDel="00000000" w:rsidR="00000000" w:rsidRPr="00000000">
              <w:rPr>
                <w:color w:val="434343"/>
                <w:rtl w:val="0"/>
              </w:rPr>
              <w:t xml:space="preserve">  "Description": "string",</w:t>
            </w:r>
          </w:p>
          <w:p w:rsidR="00000000" w:rsidDel="00000000" w:rsidP="00000000" w:rsidRDefault="00000000" w:rsidRPr="00000000" w14:paraId="000001DD">
            <w:pPr>
              <w:widowControl w:val="0"/>
              <w:jc w:val="left"/>
              <w:rPr>
                <w:color w:val="434343"/>
              </w:rPr>
            </w:pPr>
            <w:r w:rsidDel="00000000" w:rsidR="00000000" w:rsidRPr="00000000">
              <w:rPr>
                <w:color w:val="434343"/>
                <w:rtl w:val="0"/>
              </w:rPr>
              <w:t xml:space="preserve">  "EnterpriseId": 0</w:t>
            </w:r>
          </w:p>
          <w:p w:rsidR="00000000" w:rsidDel="00000000" w:rsidP="00000000" w:rsidRDefault="00000000" w:rsidRPr="00000000" w14:paraId="000001DE">
            <w:pPr>
              <w:widowControl w:val="0"/>
              <w:jc w:val="left"/>
              <w:rPr>
                <w:color w:val="434343"/>
              </w:rPr>
            </w:pPr>
            <w:r w:rsidDel="00000000" w:rsidR="00000000" w:rsidRPr="00000000">
              <w:rPr>
                <w:color w:val="434343"/>
                <w:rtl w:val="0"/>
              </w:rPr>
              <w:t xml:space="preserve">}</w:t>
            </w:r>
          </w:p>
          <w:p w:rsidR="00000000" w:rsidDel="00000000" w:rsidP="00000000" w:rsidRDefault="00000000" w:rsidRPr="00000000" w14:paraId="000001DF">
            <w:pPr>
              <w:widowControl w:val="0"/>
              <w:jc w:val="left"/>
              <w:rPr>
                <w:color w:val="434343"/>
              </w:rPr>
            </w:pPr>
            <w:r w:rsidDel="00000000" w:rsidR="00000000" w:rsidRPr="00000000">
              <w:rPr>
                <w:color w:val="434343"/>
                <w:rtl w:val="0"/>
              </w:rPr>
              <w:t xml:space="preserve">où Type est le type de journal, parmi les suivants : </w:t>
            </w:r>
          </w:p>
          <w:p w:rsidR="00000000" w:rsidDel="00000000" w:rsidP="00000000" w:rsidRDefault="00000000" w:rsidRPr="00000000" w14:paraId="000001E0">
            <w:pPr>
              <w:widowControl w:val="0"/>
              <w:jc w:val="left"/>
              <w:rPr>
                <w:color w:val="434343"/>
              </w:rPr>
            </w:pPr>
            <w:r w:rsidDel="00000000" w:rsidR="00000000" w:rsidRPr="00000000">
              <w:rPr>
                <w:color w:val="434343"/>
                <w:rtl w:val="0"/>
              </w:rPr>
              <w:t xml:space="preserve">        Other = Autre,</w:t>
            </w:r>
          </w:p>
          <w:p w:rsidR="00000000" w:rsidDel="00000000" w:rsidP="00000000" w:rsidRDefault="00000000" w:rsidRPr="00000000" w14:paraId="000001E1">
            <w:pPr>
              <w:widowControl w:val="0"/>
              <w:jc w:val="left"/>
              <w:rPr>
                <w:color w:val="434343"/>
              </w:rPr>
            </w:pPr>
            <w:r w:rsidDel="00000000" w:rsidR="00000000" w:rsidRPr="00000000">
              <w:rPr>
                <w:color w:val="434343"/>
                <w:rtl w:val="0"/>
              </w:rPr>
              <w:t xml:space="preserve">        Buy = Achat,</w:t>
            </w:r>
          </w:p>
          <w:p w:rsidR="00000000" w:rsidDel="00000000" w:rsidP="00000000" w:rsidRDefault="00000000" w:rsidRPr="00000000" w14:paraId="000001E2">
            <w:pPr>
              <w:widowControl w:val="0"/>
              <w:jc w:val="left"/>
              <w:rPr>
                <w:color w:val="434343"/>
              </w:rPr>
            </w:pPr>
            <w:r w:rsidDel="00000000" w:rsidR="00000000" w:rsidRPr="00000000">
              <w:rPr>
                <w:color w:val="434343"/>
                <w:rtl w:val="0"/>
              </w:rPr>
              <w:t xml:space="preserve">        Sell = Vente,</w:t>
            </w:r>
          </w:p>
          <w:p w:rsidR="00000000" w:rsidDel="00000000" w:rsidP="00000000" w:rsidRDefault="00000000" w:rsidRPr="00000000" w14:paraId="000001E3">
            <w:pPr>
              <w:widowControl w:val="0"/>
              <w:jc w:val="left"/>
              <w:rPr>
                <w:color w:val="434343"/>
              </w:rPr>
            </w:pPr>
            <w:r w:rsidDel="00000000" w:rsidR="00000000" w:rsidRPr="00000000">
              <w:rPr>
                <w:color w:val="434343"/>
                <w:rtl w:val="0"/>
              </w:rPr>
              <w:t xml:space="preserve">        Bank = Banque,</w:t>
            </w:r>
          </w:p>
          <w:p w:rsidR="00000000" w:rsidDel="00000000" w:rsidP="00000000" w:rsidRDefault="00000000" w:rsidRPr="00000000" w14:paraId="000001E4">
            <w:pPr>
              <w:widowControl w:val="0"/>
              <w:jc w:val="left"/>
              <w:rPr>
                <w:color w:val="434343"/>
              </w:rPr>
            </w:pPr>
            <w:r w:rsidDel="00000000" w:rsidR="00000000" w:rsidRPr="00000000">
              <w:rPr>
                <w:color w:val="434343"/>
                <w:rtl w:val="0"/>
              </w:rPr>
              <w:t xml:space="preserve">        Misc = Opération Divers,</w:t>
            </w:r>
          </w:p>
          <w:p w:rsidR="00000000" w:rsidDel="00000000" w:rsidP="00000000" w:rsidRDefault="00000000" w:rsidRPr="00000000" w14:paraId="000001E5">
            <w:pPr>
              <w:widowControl w:val="0"/>
              <w:jc w:val="left"/>
              <w:rPr>
                <w:color w:val="434343"/>
              </w:rPr>
            </w:pPr>
            <w:r w:rsidDel="00000000" w:rsidR="00000000" w:rsidRPr="00000000">
              <w:rPr>
                <w:color w:val="434343"/>
                <w:rtl w:val="0"/>
              </w:rPr>
              <w:t xml:space="preserve">        Cash = Caisse,</w:t>
            </w:r>
          </w:p>
          <w:p w:rsidR="00000000" w:rsidDel="00000000" w:rsidP="00000000" w:rsidRDefault="00000000" w:rsidRPr="00000000" w14:paraId="000001E6">
            <w:pPr>
              <w:widowControl w:val="0"/>
              <w:jc w:val="left"/>
              <w:rPr>
                <w:color w:val="434343"/>
              </w:rPr>
            </w:pPr>
            <w:r w:rsidDel="00000000" w:rsidR="00000000" w:rsidRPr="00000000">
              <w:rPr>
                <w:color w:val="434343"/>
                <w:rtl w:val="0"/>
              </w:rPr>
              <w:t xml:space="preserve">        Salary = Salaire,</w:t>
            </w:r>
          </w:p>
          <w:p w:rsidR="00000000" w:rsidDel="00000000" w:rsidP="00000000" w:rsidRDefault="00000000" w:rsidRPr="00000000" w14:paraId="000001E7">
            <w:pPr>
              <w:widowControl w:val="0"/>
              <w:jc w:val="left"/>
              <w:rPr>
                <w:color w:val="434343"/>
              </w:rPr>
            </w:pPr>
            <w:r w:rsidDel="00000000" w:rsidR="00000000" w:rsidRPr="00000000">
              <w:rPr>
                <w:color w:val="434343"/>
                <w:rtl w:val="0"/>
              </w:rPr>
              <w:t xml:space="preserve">        ANouveaux = Nouveaux,</w:t>
            </w:r>
          </w:p>
          <w:p w:rsidR="00000000" w:rsidDel="00000000" w:rsidP="00000000" w:rsidRDefault="00000000" w:rsidRPr="00000000" w14:paraId="000001E8">
            <w:pPr>
              <w:widowControl w:val="0"/>
              <w:jc w:val="left"/>
              <w:rPr>
                <w:color w:val="434343"/>
              </w:rPr>
            </w:pPr>
            <w:r w:rsidDel="00000000" w:rsidR="00000000" w:rsidRPr="00000000">
              <w:rPr>
                <w:color w:val="434343"/>
                <w:rtl w:val="0"/>
              </w:rPr>
              <w:t xml:space="preserve">        Depreciation = Amortissement,</w:t>
            </w:r>
          </w:p>
          <w:p w:rsidR="00000000" w:rsidDel="00000000" w:rsidP="00000000" w:rsidRDefault="00000000" w:rsidRPr="00000000" w14:paraId="000001E9">
            <w:pPr>
              <w:widowControl w:val="0"/>
              <w:jc w:val="left"/>
              <w:rPr>
                <w:color w:val="434343"/>
              </w:rPr>
            </w:pPr>
            <w:r w:rsidDel="00000000" w:rsidR="00000000" w:rsidRPr="00000000">
              <w:rPr>
                <w:color w:val="434343"/>
                <w:rtl w:val="0"/>
              </w:rPr>
              <w:t xml:space="preserve">        CutOff = Cutoff</w:t>
            </w:r>
          </w:p>
          <w:p w:rsidR="00000000" w:rsidDel="00000000" w:rsidP="00000000" w:rsidRDefault="00000000" w:rsidRPr="00000000" w14:paraId="000001EA">
            <w:pPr>
              <w:widowControl w:val="0"/>
              <w:jc w:val="left"/>
              <w:rPr>
                <w:color w:val="434343"/>
              </w:rPr>
            </w:pPr>
            <w:r w:rsidDel="00000000" w:rsidR="00000000" w:rsidRPr="00000000">
              <w:rPr>
                <w:rtl w:val="0"/>
              </w:rPr>
            </w:r>
          </w:p>
        </w:tc>
      </w:tr>
    </w:tbl>
    <w:p w:rsidR="00000000" w:rsidDel="00000000" w:rsidP="00000000" w:rsidRDefault="00000000" w:rsidRPr="00000000" w14:paraId="000001EB">
      <w:pPr>
        <w:rPr>
          <w:color w:val="434343"/>
        </w:rPr>
      </w:pPr>
      <w:r w:rsidDel="00000000" w:rsidR="00000000" w:rsidRPr="00000000">
        <w:rPr>
          <w:rtl w:val="0"/>
        </w:rPr>
      </w:r>
    </w:p>
    <w:p w:rsidR="00000000" w:rsidDel="00000000" w:rsidP="00000000" w:rsidRDefault="00000000" w:rsidRPr="00000000" w14:paraId="000001EC">
      <w:pPr>
        <w:pStyle w:val="Heading4"/>
        <w:rPr/>
      </w:pPr>
      <w:bookmarkStart w:colFirst="0" w:colLast="0" w:name="_cgc4va1nzaot" w:id="63"/>
      <w:bookmarkEnd w:id="63"/>
      <w:r w:rsidDel="00000000" w:rsidR="00000000" w:rsidRPr="00000000">
        <w:rPr>
          <w:rtl w:val="0"/>
        </w:rPr>
        <w:t xml:space="preserve">Réponse</w:t>
      </w:r>
    </w:p>
    <w:p w:rsidR="00000000" w:rsidDel="00000000" w:rsidP="00000000" w:rsidRDefault="00000000" w:rsidRPr="00000000" w14:paraId="000001ED">
      <w:pPr>
        <w:pStyle w:val="Subtitle"/>
        <w:rPr/>
      </w:pPr>
      <w:bookmarkStart w:colFirst="0" w:colLast="0" w:name="_mutu3uafwk4x" w:id="64"/>
      <w:bookmarkEnd w:id="64"/>
      <w:r w:rsidDel="00000000" w:rsidR="00000000" w:rsidRPr="00000000">
        <w:rPr>
          <w:rtl w:val="0"/>
        </w:rPr>
        <w:t xml:space="preserve">Content-type</w:t>
      </w:r>
    </w:p>
    <w:p w:rsidR="00000000" w:rsidDel="00000000" w:rsidP="00000000" w:rsidRDefault="00000000" w:rsidRPr="00000000" w14:paraId="000001EE">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1EF">
      <w:pPr>
        <w:pStyle w:val="Subtitle"/>
        <w:rPr/>
      </w:pPr>
      <w:bookmarkStart w:colFirst="0" w:colLast="0" w:name="_bqwjj414s5c5" w:id="65"/>
      <w:bookmarkEnd w:id="65"/>
      <w:r w:rsidDel="00000000" w:rsidR="00000000" w:rsidRPr="00000000">
        <w:rPr>
          <w:rtl w:val="0"/>
        </w:rPr>
        <w:t xml:space="preserve">Response Body</w:t>
      </w:r>
    </w:p>
    <w:p w:rsidR="00000000" w:rsidDel="00000000" w:rsidP="00000000" w:rsidRDefault="00000000" w:rsidRPr="00000000" w14:paraId="000001F0">
      <w:pPr>
        <w:rPr>
          <w:color w:val="434343"/>
        </w:rPr>
      </w:pPr>
      <w:r w:rsidDel="00000000" w:rsidR="00000000" w:rsidRPr="00000000">
        <w:rPr>
          <w:rtl w:val="0"/>
        </w:rPr>
      </w:r>
    </w:p>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F1">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1F2">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jc w:val="left"/>
              <w:rPr>
                <w:color w:val="434343"/>
              </w:rPr>
            </w:pPr>
            <w:r w:rsidDel="00000000" w:rsidR="00000000" w:rsidRPr="00000000">
              <w:rPr>
                <w:color w:val="434343"/>
                <w:rtl w:val="0"/>
              </w:rPr>
              <w:t xml:space="preserve">Id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jc w:val="left"/>
              <w:rPr>
                <w:color w:val="434343"/>
              </w:rPr>
            </w:pPr>
            <w:r w:rsidDel="00000000" w:rsidR="00000000" w:rsidRPr="00000000">
              <w:rPr>
                <w:color w:val="434343"/>
                <w:rtl w:val="0"/>
              </w:rPr>
              <w:t xml:space="preserve">Nom du journal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jc w:val="left"/>
              <w:rPr>
                <w:color w:val="434343"/>
              </w:rPr>
            </w:pPr>
            <w:r w:rsidDel="00000000" w:rsidR="00000000" w:rsidRPr="00000000">
              <w:rPr>
                <w:color w:val="434343"/>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jc w:val="left"/>
              <w:rPr>
                <w:color w:val="434343"/>
              </w:rPr>
            </w:pPr>
            <w:r w:rsidDel="00000000" w:rsidR="00000000" w:rsidRPr="00000000">
              <w:rPr>
                <w:color w:val="434343"/>
                <w:rtl w:val="0"/>
              </w:rPr>
              <w:t xml:space="preserve">Description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jc w:val="left"/>
              <w:rPr>
                <w:color w:val="434343"/>
              </w:rPr>
            </w:pPr>
            <w:r w:rsidDel="00000000" w:rsidR="00000000" w:rsidRPr="00000000">
              <w:rPr>
                <w:color w:val="434343"/>
                <w:rtl w:val="0"/>
              </w:rPr>
              <w:t xml:space="preserve">TypeDescription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jc w:val="left"/>
              <w:rPr>
                <w:color w:val="434343"/>
              </w:rPr>
            </w:pPr>
            <w:r w:rsidDel="00000000" w:rsidR="00000000" w:rsidRPr="00000000">
              <w:rPr>
                <w:color w:val="434343"/>
                <w:rtl w:val="0"/>
              </w:rPr>
              <w:t xml:space="preserve">Description du type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jc w:val="left"/>
              <w:rPr>
                <w:color w:val="434343"/>
              </w:rPr>
            </w:pPr>
            <w:r w:rsidDel="00000000" w:rsidR="00000000" w:rsidRPr="00000000">
              <w:rPr>
                <w:color w:val="434343"/>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jc w:val="left"/>
              <w:rPr>
                <w:color w:val="434343"/>
              </w:rPr>
            </w:pPr>
            <w:r w:rsidDel="00000000" w:rsidR="00000000" w:rsidRPr="00000000">
              <w:rPr>
                <w:color w:val="434343"/>
                <w:rtl w:val="0"/>
              </w:rPr>
              <w:t xml:space="preserve">Type de journal, parmi les suivants : </w:t>
            </w:r>
          </w:p>
          <w:p w:rsidR="00000000" w:rsidDel="00000000" w:rsidP="00000000" w:rsidRDefault="00000000" w:rsidRPr="00000000" w14:paraId="000001FD">
            <w:pPr>
              <w:widowControl w:val="0"/>
              <w:jc w:val="left"/>
              <w:rPr>
                <w:color w:val="434343"/>
              </w:rPr>
            </w:pPr>
            <w:r w:rsidDel="00000000" w:rsidR="00000000" w:rsidRPr="00000000">
              <w:rPr>
                <w:color w:val="434343"/>
                <w:rtl w:val="0"/>
              </w:rPr>
              <w:t xml:space="preserve">        Other = Autre,</w:t>
            </w:r>
          </w:p>
          <w:p w:rsidR="00000000" w:rsidDel="00000000" w:rsidP="00000000" w:rsidRDefault="00000000" w:rsidRPr="00000000" w14:paraId="000001FE">
            <w:pPr>
              <w:widowControl w:val="0"/>
              <w:jc w:val="left"/>
              <w:rPr>
                <w:color w:val="434343"/>
              </w:rPr>
            </w:pPr>
            <w:r w:rsidDel="00000000" w:rsidR="00000000" w:rsidRPr="00000000">
              <w:rPr>
                <w:color w:val="434343"/>
                <w:rtl w:val="0"/>
              </w:rPr>
              <w:t xml:space="preserve">        Buy = Achat,</w:t>
            </w:r>
          </w:p>
          <w:p w:rsidR="00000000" w:rsidDel="00000000" w:rsidP="00000000" w:rsidRDefault="00000000" w:rsidRPr="00000000" w14:paraId="000001FF">
            <w:pPr>
              <w:widowControl w:val="0"/>
              <w:jc w:val="left"/>
              <w:rPr>
                <w:color w:val="434343"/>
              </w:rPr>
            </w:pPr>
            <w:r w:rsidDel="00000000" w:rsidR="00000000" w:rsidRPr="00000000">
              <w:rPr>
                <w:color w:val="434343"/>
                <w:rtl w:val="0"/>
              </w:rPr>
              <w:t xml:space="preserve">        Sell = Vente,</w:t>
            </w:r>
          </w:p>
          <w:p w:rsidR="00000000" w:rsidDel="00000000" w:rsidP="00000000" w:rsidRDefault="00000000" w:rsidRPr="00000000" w14:paraId="00000200">
            <w:pPr>
              <w:widowControl w:val="0"/>
              <w:jc w:val="left"/>
              <w:rPr>
                <w:color w:val="434343"/>
              </w:rPr>
            </w:pPr>
            <w:r w:rsidDel="00000000" w:rsidR="00000000" w:rsidRPr="00000000">
              <w:rPr>
                <w:color w:val="434343"/>
                <w:rtl w:val="0"/>
              </w:rPr>
              <w:t xml:space="preserve">        Bank = Banque,</w:t>
            </w:r>
          </w:p>
          <w:p w:rsidR="00000000" w:rsidDel="00000000" w:rsidP="00000000" w:rsidRDefault="00000000" w:rsidRPr="00000000" w14:paraId="00000201">
            <w:pPr>
              <w:widowControl w:val="0"/>
              <w:jc w:val="left"/>
              <w:rPr>
                <w:color w:val="434343"/>
              </w:rPr>
            </w:pPr>
            <w:r w:rsidDel="00000000" w:rsidR="00000000" w:rsidRPr="00000000">
              <w:rPr>
                <w:color w:val="434343"/>
                <w:rtl w:val="0"/>
              </w:rPr>
              <w:t xml:space="preserve">        Misc = Opération Divers,</w:t>
            </w:r>
          </w:p>
          <w:p w:rsidR="00000000" w:rsidDel="00000000" w:rsidP="00000000" w:rsidRDefault="00000000" w:rsidRPr="00000000" w14:paraId="00000202">
            <w:pPr>
              <w:widowControl w:val="0"/>
              <w:jc w:val="left"/>
              <w:rPr>
                <w:color w:val="434343"/>
              </w:rPr>
            </w:pPr>
            <w:r w:rsidDel="00000000" w:rsidR="00000000" w:rsidRPr="00000000">
              <w:rPr>
                <w:color w:val="434343"/>
                <w:rtl w:val="0"/>
              </w:rPr>
              <w:t xml:space="preserve">        Cash = Caisse,</w:t>
            </w:r>
          </w:p>
          <w:p w:rsidR="00000000" w:rsidDel="00000000" w:rsidP="00000000" w:rsidRDefault="00000000" w:rsidRPr="00000000" w14:paraId="00000203">
            <w:pPr>
              <w:widowControl w:val="0"/>
              <w:jc w:val="left"/>
              <w:rPr>
                <w:color w:val="434343"/>
              </w:rPr>
            </w:pPr>
            <w:r w:rsidDel="00000000" w:rsidR="00000000" w:rsidRPr="00000000">
              <w:rPr>
                <w:color w:val="434343"/>
                <w:rtl w:val="0"/>
              </w:rPr>
              <w:t xml:space="preserve">        Salary = Salaire,,</w:t>
            </w:r>
          </w:p>
          <w:p w:rsidR="00000000" w:rsidDel="00000000" w:rsidP="00000000" w:rsidRDefault="00000000" w:rsidRPr="00000000" w14:paraId="00000204">
            <w:pPr>
              <w:widowControl w:val="0"/>
              <w:jc w:val="left"/>
              <w:rPr>
                <w:color w:val="434343"/>
              </w:rPr>
            </w:pPr>
            <w:r w:rsidDel="00000000" w:rsidR="00000000" w:rsidRPr="00000000">
              <w:rPr>
                <w:color w:val="434343"/>
                <w:rtl w:val="0"/>
              </w:rPr>
              <w:t xml:space="preserve">        ANouveaux = Nouveaux,</w:t>
            </w:r>
          </w:p>
          <w:p w:rsidR="00000000" w:rsidDel="00000000" w:rsidP="00000000" w:rsidRDefault="00000000" w:rsidRPr="00000000" w14:paraId="00000205">
            <w:pPr>
              <w:widowControl w:val="0"/>
              <w:jc w:val="left"/>
              <w:rPr>
                <w:color w:val="434343"/>
              </w:rPr>
            </w:pPr>
            <w:r w:rsidDel="00000000" w:rsidR="00000000" w:rsidRPr="00000000">
              <w:rPr>
                <w:color w:val="434343"/>
                <w:rtl w:val="0"/>
              </w:rPr>
              <w:t xml:space="preserve">        Depreciation = Amortissement,</w:t>
            </w:r>
          </w:p>
          <w:p w:rsidR="00000000" w:rsidDel="00000000" w:rsidP="00000000" w:rsidRDefault="00000000" w:rsidRPr="00000000" w14:paraId="00000206">
            <w:pPr>
              <w:widowControl w:val="0"/>
              <w:jc w:val="left"/>
              <w:rPr>
                <w:color w:val="434343"/>
              </w:rPr>
            </w:pPr>
            <w:r w:rsidDel="00000000" w:rsidR="00000000" w:rsidRPr="00000000">
              <w:rPr>
                <w:color w:val="434343"/>
                <w:rtl w:val="0"/>
              </w:rPr>
              <w:t xml:space="preserve">        CutOff = Cutoff</w:t>
            </w:r>
          </w:p>
          <w:p w:rsidR="00000000" w:rsidDel="00000000" w:rsidP="00000000" w:rsidRDefault="00000000" w:rsidRPr="00000000" w14:paraId="00000207">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20A">
      <w:pPr>
        <w:rPr>
          <w:color w:val="434343"/>
        </w:rPr>
      </w:pPr>
      <w:r w:rsidDel="00000000" w:rsidR="00000000" w:rsidRPr="00000000">
        <w:rPr>
          <w:rtl w:val="0"/>
        </w:rPr>
      </w:r>
    </w:p>
    <w:p w:rsidR="00000000" w:rsidDel="00000000" w:rsidP="00000000" w:rsidRDefault="00000000" w:rsidRPr="00000000" w14:paraId="0000020B">
      <w:pPr>
        <w:pStyle w:val="Heading4"/>
        <w:rPr/>
      </w:pPr>
      <w:bookmarkStart w:colFirst="0" w:colLast="0" w:name="_aqdaa2btbx8i" w:id="66"/>
      <w:bookmarkEnd w:id="66"/>
      <w:r w:rsidDel="00000000" w:rsidR="00000000" w:rsidRPr="00000000">
        <w:rPr>
          <w:rtl w:val="0"/>
        </w:rPr>
        <w:t xml:space="preserve">Exemple</w:t>
      </w:r>
    </w:p>
    <w:p w:rsidR="00000000" w:rsidDel="00000000" w:rsidP="00000000" w:rsidRDefault="00000000" w:rsidRPr="00000000" w14:paraId="0000020C">
      <w:pPr>
        <w:rPr/>
      </w:pP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br w:type="textWrapping"/>
              <w:t xml:space="preserve">   "Id": 32677,</w:t>
              <w:br w:type="textWrapping"/>
              <w:t xml:space="preserve">   "Name": </w:t>
            </w:r>
            <w:r w:rsidDel="00000000" w:rsidR="00000000" w:rsidRPr="00000000">
              <w:rPr>
                <w:rFonts w:ascii="Consolas" w:cs="Consolas" w:eastAsia="Consolas" w:hAnsi="Consolas"/>
                <w:color w:val="f1fa8c"/>
                <w:sz w:val="18"/>
                <w:szCs w:val="18"/>
                <w:shd w:fill="282a36" w:val="clear"/>
                <w:rtl w:val="0"/>
              </w:rPr>
              <w:t xml:space="preserve">"HA"</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"Description": </w:t>
            </w:r>
            <w:r w:rsidDel="00000000" w:rsidR="00000000" w:rsidRPr="00000000">
              <w:rPr>
                <w:rFonts w:ascii="Consolas" w:cs="Consolas" w:eastAsia="Consolas" w:hAnsi="Consolas"/>
                <w:color w:val="f1fa8c"/>
                <w:sz w:val="18"/>
                <w:szCs w:val="18"/>
                <w:shd w:fill="282a36" w:val="clear"/>
                <w:rtl w:val="0"/>
              </w:rPr>
              <w:t xml:space="preserve">"Achat"</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"Type": </w:t>
            </w:r>
            <w:r w:rsidDel="00000000" w:rsidR="00000000" w:rsidRPr="00000000">
              <w:rPr>
                <w:rFonts w:ascii="Consolas" w:cs="Consolas" w:eastAsia="Consolas" w:hAnsi="Consolas"/>
                <w:color w:val="f1fa8c"/>
                <w:sz w:val="18"/>
                <w:szCs w:val="18"/>
                <w:shd w:fill="282a36" w:val="clear"/>
                <w:rtl w:val="0"/>
              </w:rPr>
              <w:t xml:space="preserve">"Buy",</w:t>
            </w:r>
          </w:p>
          <w:p w:rsidR="00000000" w:rsidDel="00000000" w:rsidP="00000000" w:rsidRDefault="00000000" w:rsidRPr="00000000" w14:paraId="0000020E">
            <w:pPr>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"EnterpriseId": 1871</w:t>
              <w:br w:type="textWrapping"/>
              <w:t xml:space="preserve">}</w:t>
            </w:r>
            <w:r w:rsidDel="00000000" w:rsidR="00000000" w:rsidRPr="00000000">
              <w:rPr>
                <w:rtl w:val="0"/>
              </w:rPr>
            </w:r>
          </w:p>
        </w:tc>
      </w:tr>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Style w:val="Heading2"/>
        <w:pageBreakBefore w:val="0"/>
        <w:rPr/>
      </w:pPr>
      <w:bookmarkStart w:colFirst="0" w:colLast="0" w:name="_j2bny91elaq4" w:id="67"/>
      <w:bookmarkEnd w:id="67"/>
      <w:r w:rsidDel="00000000" w:rsidR="00000000" w:rsidRPr="00000000">
        <w:rPr>
          <w:rtl w:val="0"/>
        </w:rPr>
        <w:t xml:space="preserve">Accounts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Comptes comptables de l’entreprise. L’endpoint suivant permet de récupérer la liste des comptes comptables d’une entreprise donnée.</w:t>
      </w:r>
    </w:p>
    <w:p w:rsidR="00000000" w:rsidDel="00000000" w:rsidP="00000000" w:rsidRDefault="00000000" w:rsidRPr="00000000" w14:paraId="00000215">
      <w:pPr>
        <w:pStyle w:val="Heading3"/>
        <w:pageBreakBefore w:val="0"/>
        <w:rPr/>
      </w:pPr>
      <w:bookmarkStart w:colFirst="0" w:colLast="0" w:name="_ege07dd1rn77" w:id="68"/>
      <w:bookmarkEnd w:id="68"/>
      <w:r w:rsidDel="00000000" w:rsidR="00000000" w:rsidRPr="00000000">
        <w:rPr>
          <w:rtl w:val="0"/>
        </w:rPr>
        <w:t xml:space="preserve">GET Accounts </w:t>
      </w:r>
    </w:p>
    <w:p w:rsidR="00000000" w:rsidDel="00000000" w:rsidP="00000000" w:rsidRDefault="00000000" w:rsidRPr="00000000" w14:paraId="00000216">
      <w:pPr>
        <w:pStyle w:val="Heading4"/>
        <w:pageBreakBefore w:val="0"/>
        <w:rPr/>
      </w:pPr>
      <w:bookmarkStart w:colFirst="0" w:colLast="0" w:name="_fy2gvxe3wti3" w:id="69"/>
      <w:bookmarkEnd w:id="69"/>
      <w:r w:rsidDel="00000000" w:rsidR="00000000" w:rsidRPr="00000000">
        <w:rPr>
          <w:rtl w:val="0"/>
        </w:rPr>
        <w:t xml:space="preserve">Requête</w:t>
      </w:r>
    </w:p>
    <w:p w:rsidR="00000000" w:rsidDel="00000000" w:rsidP="00000000" w:rsidRDefault="00000000" w:rsidRPr="00000000" w14:paraId="00000217">
      <w:pPr>
        <w:pStyle w:val="Subtitle"/>
        <w:pageBreakBefore w:val="0"/>
        <w:rPr/>
      </w:pPr>
      <w:bookmarkStart w:colFirst="0" w:colLast="0" w:name="_h0lqwhg7qu4h" w:id="70"/>
      <w:bookmarkEnd w:id="70"/>
      <w:r w:rsidDel="00000000" w:rsidR="00000000" w:rsidRPr="00000000">
        <w:rPr>
          <w:rtl w:val="0"/>
        </w:rPr>
        <w:t xml:space="preserve">URL</w:t>
      </w:r>
    </w:p>
    <w:p w:rsidR="00000000" w:rsidDel="00000000" w:rsidP="00000000" w:rsidRDefault="00000000" w:rsidRPr="00000000" w14:paraId="00000218">
      <w:pPr>
        <w:pageBreakBefore w:val="0"/>
        <w:rPr>
          <w:color w:val="4744e3"/>
          <w:sz w:val="24"/>
          <w:szCs w:val="24"/>
          <w:u w:val="single"/>
        </w:rPr>
      </w:pPr>
      <w:hyperlink r:id="rId18">
        <w:r w:rsidDel="00000000" w:rsidR="00000000" w:rsidRPr="00000000">
          <w:rPr>
            <w:color w:val="1155cc"/>
            <w:u w:val="single"/>
            <w:rtl w:val="0"/>
          </w:rPr>
          <w:t xml:space="preserve">{{URLBase}}</w:t>
        </w:r>
      </w:hyperlink>
      <w:hyperlink r:id="rId19">
        <w:r w:rsidDel="00000000" w:rsidR="00000000" w:rsidRPr="00000000">
          <w:rPr>
            <w:color w:val="1155cc"/>
            <w:sz w:val="24"/>
            <w:szCs w:val="24"/>
            <w:u w:val="single"/>
            <w:rtl w:val="0"/>
          </w:rPr>
          <w:t xml:space="preserve">/v1/dossiers/{dossierId}/</w:t>
        </w:r>
      </w:hyperlink>
      <w:r w:rsidDel="00000000" w:rsidR="00000000" w:rsidRPr="00000000">
        <w:rPr>
          <w:color w:val="4744e3"/>
          <w:sz w:val="24"/>
          <w:szCs w:val="24"/>
          <w:u w:val="single"/>
          <w:rtl w:val="0"/>
        </w:rPr>
        <w:t xml:space="preserve">accounts</w:t>
      </w:r>
    </w:p>
    <w:p w:rsidR="00000000" w:rsidDel="00000000" w:rsidP="00000000" w:rsidRDefault="00000000" w:rsidRPr="00000000" w14:paraId="00000219">
      <w:pPr>
        <w:pStyle w:val="Subtitle"/>
        <w:pageBreakBefore w:val="0"/>
        <w:rPr/>
      </w:pPr>
      <w:bookmarkStart w:colFirst="0" w:colLast="0" w:name="_vm285sh0dkfy" w:id="71"/>
      <w:bookmarkEnd w:id="71"/>
      <w:r w:rsidDel="00000000" w:rsidR="00000000" w:rsidRPr="00000000">
        <w:rPr>
          <w:rtl w:val="0"/>
        </w:rPr>
        <w:t xml:space="preserve">Method</w:t>
      </w:r>
    </w:p>
    <w:p w:rsidR="00000000" w:rsidDel="00000000" w:rsidP="00000000" w:rsidRDefault="00000000" w:rsidRPr="00000000" w14:paraId="0000021A">
      <w:pPr>
        <w:pageBreakBefore w:val="0"/>
        <w:rPr/>
      </w:pPr>
      <w:r w:rsidDel="00000000" w:rsidR="00000000" w:rsidRPr="00000000">
        <w:rPr>
          <w:rtl w:val="0"/>
        </w:rPr>
        <w:t xml:space="preserve">GET</w:t>
      </w:r>
    </w:p>
    <w:p w:rsidR="00000000" w:rsidDel="00000000" w:rsidP="00000000" w:rsidRDefault="00000000" w:rsidRPr="00000000" w14:paraId="0000021B">
      <w:pPr>
        <w:pStyle w:val="Subtitle"/>
        <w:pageBreakBefore w:val="0"/>
        <w:rPr/>
      </w:pPr>
      <w:bookmarkStart w:colFirst="0" w:colLast="0" w:name="_6s36vom7vc1n" w:id="72"/>
      <w:bookmarkEnd w:id="72"/>
      <w:r w:rsidDel="00000000" w:rsidR="00000000" w:rsidRPr="00000000">
        <w:rPr>
          <w:rtl w:val="0"/>
        </w:rPr>
        <w:t xml:space="preserve">Paramètres (path)</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220">
      <w:pPr>
        <w:pageBreakBefore w:val="0"/>
        <w:rPr>
          <w:color w:val="434343"/>
        </w:rPr>
      </w:pPr>
      <w:r w:rsidDel="00000000" w:rsidR="00000000" w:rsidRPr="00000000">
        <w:rPr>
          <w:rtl w:val="0"/>
        </w:rPr>
      </w:r>
    </w:p>
    <w:p w:rsidR="00000000" w:rsidDel="00000000" w:rsidP="00000000" w:rsidRDefault="00000000" w:rsidRPr="00000000" w14:paraId="00000221">
      <w:pPr>
        <w:pStyle w:val="Subtitle"/>
        <w:pageBreakBefore w:val="0"/>
        <w:rPr/>
      </w:pPr>
      <w:bookmarkStart w:colFirst="0" w:colLast="0" w:name="_wxaouwysq9k1" w:id="73"/>
      <w:bookmarkEnd w:id="73"/>
      <w:r w:rsidDel="00000000" w:rsidR="00000000" w:rsidRPr="00000000">
        <w:rPr>
          <w:rtl w:val="0"/>
        </w:rPr>
        <w:t xml:space="preserve">Paramètres query </w:t>
      </w:r>
    </w:p>
    <w:p w:rsidR="00000000" w:rsidDel="00000000" w:rsidP="00000000" w:rsidRDefault="00000000" w:rsidRPr="00000000" w14:paraId="00000222">
      <w:pPr>
        <w:pageBreakBefore w:val="0"/>
        <w:rPr>
          <w:color w:val="434343"/>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jc w:val="left"/>
              <w:rPr>
                <w:color w:val="434343"/>
              </w:rPr>
            </w:pPr>
            <w:r w:rsidDel="00000000" w:rsidR="00000000" w:rsidRPr="00000000">
              <w:rPr>
                <w:color w:val="434343"/>
                <w:rtl w:val="0"/>
              </w:rPr>
              <w:t xml:space="preserve">accountNumberPrefix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jc w:val="left"/>
              <w:rPr>
                <w:color w:val="434343"/>
              </w:rPr>
            </w:pPr>
            <w:r w:rsidDel="00000000" w:rsidR="00000000" w:rsidRPr="00000000">
              <w:rPr>
                <w:color w:val="434343"/>
                <w:rtl w:val="0"/>
              </w:rPr>
              <w:t xml:space="preserve">Pour ne récupérer que les comptes dont le numéro  commence par “accountNumberPrefix”</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jc w:val="left"/>
              <w:rPr>
                <w:color w:val="434343"/>
              </w:rPr>
            </w:pPr>
            <w:r w:rsidDel="00000000" w:rsidR="00000000" w:rsidRPr="00000000">
              <w:rPr>
                <w:color w:val="434343"/>
                <w:rtl w:val="0"/>
              </w:rPr>
              <w:t xml:space="preserve">accountType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jc w:val="left"/>
              <w:rPr>
                <w:color w:val="434343"/>
              </w:rPr>
            </w:pPr>
            <w:r w:rsidDel="00000000" w:rsidR="00000000" w:rsidRPr="00000000">
              <w:rPr>
                <w:color w:val="434343"/>
                <w:rtl w:val="0"/>
              </w:rPr>
              <w:t xml:space="preserve">All/Impactable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jc w:val="left"/>
              <w:rPr>
                <w:color w:val="434343"/>
              </w:rPr>
            </w:pPr>
            <w:r w:rsidDel="00000000" w:rsidR="00000000" w:rsidRPr="00000000">
              <w:rPr>
                <w:color w:val="434343"/>
                <w:rtl w:val="0"/>
              </w:rPr>
              <w:t xml:space="preserve">All - inclure tous les comptes</w:t>
            </w:r>
          </w:p>
          <w:p w:rsidR="00000000" w:rsidDel="00000000" w:rsidP="00000000" w:rsidRDefault="00000000" w:rsidRPr="00000000" w14:paraId="0000022C">
            <w:pPr>
              <w:pageBreakBefore w:val="0"/>
              <w:widowControl w:val="0"/>
              <w:jc w:val="left"/>
              <w:rPr>
                <w:color w:val="434343"/>
              </w:rPr>
            </w:pPr>
            <w:r w:rsidDel="00000000" w:rsidR="00000000" w:rsidRPr="00000000">
              <w:rPr>
                <w:color w:val="434343"/>
                <w:rtl w:val="0"/>
              </w:rPr>
              <w:t xml:space="preserve">Impactable - seulement les comptes impactables (par défaut)</w:t>
            </w:r>
          </w:p>
        </w:tc>
      </w:tr>
    </w:tbl>
    <w:p w:rsidR="00000000" w:rsidDel="00000000" w:rsidP="00000000" w:rsidRDefault="00000000" w:rsidRPr="00000000" w14:paraId="0000022D">
      <w:pPr>
        <w:pageBreakBefore w:val="0"/>
        <w:rPr>
          <w:color w:val="434343"/>
        </w:rPr>
      </w:pPr>
      <w:r w:rsidDel="00000000" w:rsidR="00000000" w:rsidRPr="00000000">
        <w:rPr>
          <w:rtl w:val="0"/>
        </w:rPr>
      </w:r>
    </w:p>
    <w:p w:rsidR="00000000" w:rsidDel="00000000" w:rsidP="00000000" w:rsidRDefault="00000000" w:rsidRPr="00000000" w14:paraId="0000022E">
      <w:pPr>
        <w:pStyle w:val="Heading4"/>
        <w:pageBreakBefore w:val="0"/>
        <w:rPr/>
      </w:pPr>
      <w:bookmarkStart w:colFirst="0" w:colLast="0" w:name="_rcbx8opnkvrn" w:id="74"/>
      <w:bookmarkEnd w:id="74"/>
      <w:r w:rsidDel="00000000" w:rsidR="00000000" w:rsidRPr="00000000">
        <w:rPr>
          <w:rtl w:val="0"/>
        </w:rPr>
        <w:t xml:space="preserve">Exemple</w:t>
      </w:r>
    </w:p>
    <w:tbl>
      <w:tblPr>
        <w:tblStyle w:val="Table2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{{URLBase}}/v1/dossiers/23510/accounts?accountNumberPrefix=709&amp;accountType=Impactable</w:t>
            </w:r>
          </w:p>
        </w:tc>
      </w:tr>
    </w:tbl>
    <w:p w:rsidR="00000000" w:rsidDel="00000000" w:rsidP="00000000" w:rsidRDefault="00000000" w:rsidRPr="00000000" w14:paraId="00000230">
      <w:pPr>
        <w:pStyle w:val="Heading2"/>
        <w:pageBreakBefore w:val="0"/>
        <w:rPr/>
      </w:pPr>
      <w:bookmarkStart w:colFirst="0" w:colLast="0" w:name="_v6xc3oy04ru3" w:id="75"/>
      <w:bookmarkEnd w:id="75"/>
      <w:r w:rsidDel="00000000" w:rsidR="00000000" w:rsidRPr="00000000">
        <w:rPr>
          <w:rtl w:val="0"/>
        </w:rPr>
      </w:r>
    </w:p>
    <w:p w:rsidR="00000000" w:rsidDel="00000000" w:rsidP="00000000" w:rsidRDefault="00000000" w:rsidRPr="00000000" w14:paraId="00000231">
      <w:pPr>
        <w:pStyle w:val="Heading4"/>
        <w:pageBreakBefore w:val="0"/>
        <w:rPr/>
      </w:pPr>
      <w:bookmarkStart w:colFirst="0" w:colLast="0" w:name="_swq5ulu8tysu" w:id="76"/>
      <w:bookmarkEnd w:id="76"/>
      <w:r w:rsidDel="00000000" w:rsidR="00000000" w:rsidRPr="00000000">
        <w:rPr>
          <w:rtl w:val="0"/>
        </w:rPr>
        <w:t xml:space="preserve">Réponse</w:t>
      </w:r>
    </w:p>
    <w:p w:rsidR="00000000" w:rsidDel="00000000" w:rsidP="00000000" w:rsidRDefault="00000000" w:rsidRPr="00000000" w14:paraId="00000232">
      <w:pPr>
        <w:pStyle w:val="Subtitle"/>
        <w:pageBreakBefore w:val="0"/>
        <w:rPr/>
      </w:pPr>
      <w:bookmarkStart w:colFirst="0" w:colLast="0" w:name="_rj61y93t3n27" w:id="77"/>
      <w:bookmarkEnd w:id="77"/>
      <w:r w:rsidDel="00000000" w:rsidR="00000000" w:rsidRPr="00000000">
        <w:rPr>
          <w:rtl w:val="0"/>
        </w:rPr>
        <w:t xml:space="preserve">Content-type</w:t>
      </w:r>
    </w:p>
    <w:p w:rsidR="00000000" w:rsidDel="00000000" w:rsidP="00000000" w:rsidRDefault="00000000" w:rsidRPr="00000000" w14:paraId="00000233">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234">
      <w:pPr>
        <w:pStyle w:val="Subtitle"/>
        <w:pageBreakBefore w:val="0"/>
        <w:rPr/>
      </w:pPr>
      <w:bookmarkStart w:colFirst="0" w:colLast="0" w:name="_fbon0utbfabb" w:id="78"/>
      <w:bookmarkEnd w:id="78"/>
      <w:r w:rsidDel="00000000" w:rsidR="00000000" w:rsidRPr="00000000">
        <w:rPr>
          <w:rtl w:val="0"/>
        </w:rPr>
        <w:t xml:space="preserve">Response Body</w:t>
      </w:r>
    </w:p>
    <w:p w:rsidR="00000000" w:rsidDel="00000000" w:rsidP="00000000" w:rsidRDefault="00000000" w:rsidRPr="00000000" w14:paraId="00000235">
      <w:pPr>
        <w:pageBreakBefore w:val="0"/>
        <w:rPr>
          <w:color w:val="434343"/>
        </w:rPr>
      </w:pPr>
      <w:r w:rsidDel="00000000" w:rsidR="00000000" w:rsidRPr="00000000">
        <w:rPr>
          <w:color w:val="434343"/>
          <w:rtl w:val="0"/>
        </w:rPr>
        <w:t xml:space="preserve">Liste de comptes, avec les champs suivants :</w:t>
      </w:r>
    </w:p>
    <w:p w:rsidR="00000000" w:rsidDel="00000000" w:rsidP="00000000" w:rsidRDefault="00000000" w:rsidRPr="00000000" w14:paraId="00000236">
      <w:pPr>
        <w:pageBreakBefore w:val="0"/>
        <w:rPr>
          <w:color w:val="434343"/>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jc w:val="left"/>
              <w:rPr>
                <w:color w:val="434343"/>
              </w:rPr>
            </w:pPr>
            <w:r w:rsidDel="00000000" w:rsidR="00000000" w:rsidRPr="00000000">
              <w:rPr>
                <w:color w:val="434343"/>
                <w:rtl w:val="0"/>
              </w:rPr>
              <w:t xml:space="preserve">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jc w:val="left"/>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jc w:val="left"/>
              <w:rPr>
                <w:color w:val="434343"/>
              </w:rPr>
            </w:pPr>
            <w:r w:rsidDel="00000000" w:rsidR="00000000" w:rsidRPr="00000000">
              <w:rPr>
                <w:color w:val="434343"/>
                <w:rtl w:val="0"/>
              </w:rPr>
              <w:t xml:space="preserve">Nom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jc w:val="left"/>
              <w:rPr>
                <w:color w:val="434343"/>
              </w:rPr>
            </w:pPr>
            <w:r w:rsidDel="00000000" w:rsidR="00000000" w:rsidRPr="00000000">
              <w:rPr>
                <w:color w:val="434343"/>
                <w:rtl w:val="0"/>
              </w:rPr>
              <w:t xml:space="preserve">IsImpactable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jc w:val="left"/>
              <w:rPr>
                <w:color w:val="434343"/>
              </w:rPr>
            </w:pPr>
            <w:r w:rsidDel="00000000" w:rsidR="00000000" w:rsidRPr="00000000">
              <w:rPr>
                <w:color w:val="434343"/>
                <w:rtl w:val="0"/>
              </w:rPr>
              <w:t xml:space="preserve">Compte impactable (true/false)</w:t>
            </w:r>
          </w:p>
        </w:tc>
      </w:tr>
      <w:tr>
        <w:trPr>
          <w:cantSplit w:val="0"/>
          <w:trHeight w:val="723.0859375" w:hRule="atLeast"/>
          <w:tblHeader w:val="0"/>
          <w:trPrChange w:author="Anonymous" w:id="1" w:date="2023-10-02T08:53:59Z">
            <w:trPr>
              <w:cantSplit w:val="0"/>
              <w:tblHeader w:val="0"/>
            </w:trPr>
          </w:trPrChange>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Change w:author="Anonymous" w:id="1" w:date="2023-10-02T08:53:59Z">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23F">
            <w:pPr>
              <w:pageBreakBefore w:val="0"/>
              <w:widowControl w:val="0"/>
              <w:jc w:val="left"/>
              <w:rPr>
                <w:color w:val="434343"/>
              </w:rPr>
            </w:pPr>
            <w:r w:rsidDel="00000000" w:rsidR="00000000" w:rsidRPr="00000000">
              <w:rPr>
                <w:color w:val="434343"/>
                <w:rtl w:val="0"/>
              </w:rPr>
              <w:t xml:space="preserve">IsDivisible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Change w:author="Anonymous" w:id="1" w:date="2023-10-02T08:53:59Z">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240">
            <w:pPr>
              <w:pageBreakBefore w:val="0"/>
              <w:widowControl w:val="0"/>
              <w:jc w:val="left"/>
              <w:rPr>
                <w:color w:val="434343"/>
              </w:rPr>
            </w:pPr>
            <w:r w:rsidDel="00000000" w:rsidR="00000000" w:rsidRPr="00000000">
              <w:rPr>
                <w:color w:val="434343"/>
                <w:rtl w:val="0"/>
              </w:rPr>
              <w:t xml:space="preserve">Compte divisible en sous comptes (true/false)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jc w:val="left"/>
              <w:rPr>
                <w:color w:val="434343"/>
              </w:rPr>
            </w:pPr>
            <w:r w:rsidDel="00000000" w:rsidR="00000000" w:rsidRPr="00000000">
              <w:rPr>
                <w:color w:val="434343"/>
                <w:rtl w:val="0"/>
              </w:rPr>
              <w:t xml:space="preserve">ParentAccountNumber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jc w:val="left"/>
              <w:rPr>
                <w:color w:val="434343"/>
              </w:rPr>
            </w:pPr>
            <w:r w:rsidDel="00000000" w:rsidR="00000000" w:rsidRPr="00000000">
              <w:rPr>
                <w:color w:val="434343"/>
                <w:rtl w:val="0"/>
              </w:rPr>
              <w:t xml:space="preserve">Compte parent (Compte parent si le compte est dans une balance auxiliaire, null si le compte est dans la balance générale)</w:t>
            </w:r>
          </w:p>
        </w:tc>
      </w:tr>
    </w:tbl>
    <w:p w:rsidR="00000000" w:rsidDel="00000000" w:rsidP="00000000" w:rsidRDefault="00000000" w:rsidRPr="00000000" w14:paraId="00000243">
      <w:pPr>
        <w:pStyle w:val="Heading4"/>
        <w:pageBreakBefore w:val="0"/>
        <w:rPr/>
      </w:pPr>
      <w:bookmarkStart w:colFirst="0" w:colLast="0" w:name="_vdnhb6nemqiy" w:id="79"/>
      <w:bookmarkEnd w:id="79"/>
      <w:r w:rsidDel="00000000" w:rsidR="00000000" w:rsidRPr="00000000">
        <w:rPr>
          <w:rtl w:val="0"/>
        </w:rPr>
        <w:t xml:space="preserve">Exemple</w:t>
      </w:r>
    </w:p>
    <w:tbl>
      <w:tblPr>
        <w:tblStyle w:val="Table2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br w:type="textWrapping"/>
              <w:t xml:space="preserve">  {</w:t>
              <w:br w:type="textWrapping"/>
              <w:t xml:space="preserve">    "Number": </w:t>
            </w:r>
            <w:r w:rsidDel="00000000" w:rsidR="00000000" w:rsidRPr="00000000">
              <w:rPr>
                <w:rFonts w:ascii="Consolas" w:cs="Consolas" w:eastAsia="Consolas" w:hAnsi="Consolas"/>
                <w:color w:val="f1fa8c"/>
                <w:shd w:fill="282a36" w:val="clear"/>
                <w:rtl w:val="0"/>
              </w:rPr>
              <w:t xml:space="preserve">"1011"</w:t>
            </w:r>
            <w:r w:rsidDel="00000000" w:rsidR="00000000" w:rsidRPr="00000000">
              <w:rPr>
                <w:rFonts w:ascii="Consolas" w:cs="Consolas" w:eastAsia="Consolas" w:hAnsi="Consolas"/>
                <w:color w:val="f8f8f2"/>
                <w:shd w:fill="282a36" w:val="clear"/>
                <w:rtl w:val="0"/>
              </w:rPr>
              <w:t xml:space="preserve">,</w:t>
              <w:br w:type="textWrapping"/>
              <w:t xml:space="preserve">    "Name": </w:t>
            </w:r>
            <w:r w:rsidDel="00000000" w:rsidR="00000000" w:rsidRPr="00000000">
              <w:rPr>
                <w:rFonts w:ascii="Consolas" w:cs="Consolas" w:eastAsia="Consolas" w:hAnsi="Consolas"/>
                <w:color w:val="f1fa8c"/>
                <w:shd w:fill="282a36" w:val="clear"/>
                <w:rtl w:val="0"/>
              </w:rPr>
              <w:t xml:space="preserve">"Capital souscrit - non appelé"</w:t>
            </w:r>
            <w:r w:rsidDel="00000000" w:rsidR="00000000" w:rsidRPr="00000000">
              <w:rPr>
                <w:rFonts w:ascii="Consolas" w:cs="Consolas" w:eastAsia="Consolas" w:hAnsi="Consolas"/>
                <w:color w:val="f8f8f2"/>
                <w:shd w:fill="282a36" w:val="clear"/>
                <w:rtl w:val="0"/>
              </w:rPr>
              <w:t xml:space="preserve">,</w:t>
              <w:br w:type="textWrapping"/>
              <w:t xml:space="preserve">    "IsImpactable":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w:t>
              <w:br w:type="textWrapping"/>
              <w:t xml:space="preserve">    "IsDivisible":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  },</w:t>
              <w:br w:type="textWrapping"/>
              <w:t xml:space="preserve">  {</w:t>
              <w:br w:type="textWrapping"/>
              <w:t xml:space="preserve">    "Number": </w:t>
            </w:r>
            <w:r w:rsidDel="00000000" w:rsidR="00000000" w:rsidRPr="00000000">
              <w:rPr>
                <w:rFonts w:ascii="Consolas" w:cs="Consolas" w:eastAsia="Consolas" w:hAnsi="Consolas"/>
                <w:color w:val="f1fa8c"/>
                <w:shd w:fill="282a36" w:val="clear"/>
                <w:rtl w:val="0"/>
              </w:rPr>
              <w:t xml:space="preserve">"1012"</w:t>
            </w:r>
            <w:r w:rsidDel="00000000" w:rsidR="00000000" w:rsidRPr="00000000">
              <w:rPr>
                <w:rFonts w:ascii="Consolas" w:cs="Consolas" w:eastAsia="Consolas" w:hAnsi="Consolas"/>
                <w:color w:val="f8f8f2"/>
                <w:shd w:fill="282a36" w:val="clear"/>
                <w:rtl w:val="0"/>
              </w:rPr>
              <w:t xml:space="preserve">,</w:t>
              <w:br w:type="textWrapping"/>
              <w:t xml:space="preserve">    "Name": </w:t>
            </w:r>
            <w:r w:rsidDel="00000000" w:rsidR="00000000" w:rsidRPr="00000000">
              <w:rPr>
                <w:rFonts w:ascii="Consolas" w:cs="Consolas" w:eastAsia="Consolas" w:hAnsi="Consolas"/>
                <w:color w:val="f1fa8c"/>
                <w:shd w:fill="282a36" w:val="clear"/>
                <w:rtl w:val="0"/>
              </w:rPr>
              <w:t xml:space="preserve">"Capital souscrit - appelé, non versé"</w:t>
            </w:r>
            <w:r w:rsidDel="00000000" w:rsidR="00000000" w:rsidRPr="00000000">
              <w:rPr>
                <w:rFonts w:ascii="Consolas" w:cs="Consolas" w:eastAsia="Consolas" w:hAnsi="Consolas"/>
                <w:color w:val="f8f8f2"/>
                <w:shd w:fill="282a36" w:val="clear"/>
                <w:rtl w:val="0"/>
              </w:rPr>
              <w:t xml:space="preserve">,</w:t>
              <w:br w:type="textWrapping"/>
              <w:t xml:space="preserve">    "IsImpactable":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w:t>
              <w:br w:type="textWrapping"/>
              <w:t xml:space="preserve">    "IsDivisible":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  },</w:t>
              <w:br w:type="textWrapping"/>
              <w:t xml:space="preserve">  {</w:t>
              <w:br w:type="textWrapping"/>
              <w:t xml:space="preserve">    "Number": </w:t>
            </w:r>
            <w:r w:rsidDel="00000000" w:rsidR="00000000" w:rsidRPr="00000000">
              <w:rPr>
                <w:rFonts w:ascii="Consolas" w:cs="Consolas" w:eastAsia="Consolas" w:hAnsi="Consolas"/>
                <w:color w:val="f1fa8c"/>
                <w:shd w:fill="282a36" w:val="clear"/>
                <w:rtl w:val="0"/>
              </w:rPr>
              <w:t xml:space="preserve">"10131"</w:t>
            </w:r>
            <w:r w:rsidDel="00000000" w:rsidR="00000000" w:rsidRPr="00000000">
              <w:rPr>
                <w:rFonts w:ascii="Consolas" w:cs="Consolas" w:eastAsia="Consolas" w:hAnsi="Consolas"/>
                <w:color w:val="f8f8f2"/>
                <w:shd w:fill="282a36" w:val="clear"/>
                <w:rtl w:val="0"/>
              </w:rPr>
              <w:t xml:space="preserve">,</w:t>
              <w:br w:type="textWrapping"/>
              <w:t xml:space="preserve">    "Name": </w:t>
            </w:r>
            <w:r w:rsidDel="00000000" w:rsidR="00000000" w:rsidRPr="00000000">
              <w:rPr>
                <w:rFonts w:ascii="Consolas" w:cs="Consolas" w:eastAsia="Consolas" w:hAnsi="Consolas"/>
                <w:color w:val="f1fa8c"/>
                <w:shd w:fill="282a36" w:val="clear"/>
                <w:rtl w:val="0"/>
              </w:rPr>
              <w:t xml:space="preserve">"Capital non amorti"</w:t>
            </w:r>
            <w:r w:rsidDel="00000000" w:rsidR="00000000" w:rsidRPr="00000000">
              <w:rPr>
                <w:rFonts w:ascii="Consolas" w:cs="Consolas" w:eastAsia="Consolas" w:hAnsi="Consolas"/>
                <w:color w:val="f8f8f2"/>
                <w:shd w:fill="282a36" w:val="clear"/>
                <w:rtl w:val="0"/>
              </w:rPr>
              <w:t xml:space="preserve">,</w:t>
              <w:br w:type="textWrapping"/>
              <w:t xml:space="preserve">    "IsImpactable":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w:t>
              <w:br w:type="textWrapping"/>
              <w:t xml:space="preserve">    "IsDivisible":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  },</w:t>
              <w:br w:type="textWrapping"/>
              <w:t xml:space="preserve">....</w:t>
            </w:r>
          </w:p>
        </w:tc>
      </w:tr>
    </w:tbl>
    <w:p w:rsidR="00000000" w:rsidDel="00000000" w:rsidP="00000000" w:rsidRDefault="00000000" w:rsidRPr="00000000" w14:paraId="00000245">
      <w:pPr>
        <w:pStyle w:val="Heading2"/>
        <w:pageBreakBefore w:val="0"/>
        <w:rPr>
          <w:color w:val="4744e3"/>
        </w:rPr>
      </w:pPr>
      <w:bookmarkStart w:colFirst="0" w:colLast="0" w:name="_jg75va63vy3h" w:id="80"/>
      <w:bookmarkEnd w:id="80"/>
      <w:r w:rsidDel="00000000" w:rsidR="00000000" w:rsidRPr="00000000">
        <w:rPr>
          <w:rtl w:val="0"/>
        </w:rPr>
      </w:r>
    </w:p>
    <w:p w:rsidR="00000000" w:rsidDel="00000000" w:rsidP="00000000" w:rsidRDefault="00000000" w:rsidRPr="00000000" w14:paraId="00000246">
      <w:pPr>
        <w:pStyle w:val="Heading3"/>
        <w:pageBreakBefore w:val="0"/>
        <w:rPr/>
      </w:pPr>
      <w:bookmarkStart w:colFirst="0" w:colLast="0" w:name="_qezw1jnuhdwt" w:id="81"/>
      <w:bookmarkEnd w:id="81"/>
      <w:r w:rsidDel="00000000" w:rsidR="00000000" w:rsidRPr="00000000">
        <w:rPr>
          <w:rtl w:val="0"/>
        </w:rPr>
        <w:t xml:space="preserve">POST Accounts</w:t>
      </w:r>
    </w:p>
    <w:p w:rsidR="00000000" w:rsidDel="00000000" w:rsidP="00000000" w:rsidRDefault="00000000" w:rsidRPr="00000000" w14:paraId="00000247">
      <w:pPr>
        <w:pStyle w:val="Heading4"/>
        <w:pageBreakBefore w:val="0"/>
        <w:rPr/>
      </w:pPr>
      <w:bookmarkStart w:colFirst="0" w:colLast="0" w:name="_r74ysrqi5xuc" w:id="82"/>
      <w:bookmarkEnd w:id="82"/>
      <w:r w:rsidDel="00000000" w:rsidR="00000000" w:rsidRPr="00000000">
        <w:rPr>
          <w:rtl w:val="0"/>
        </w:rPr>
        <w:t xml:space="preserve">Request</w:t>
      </w:r>
    </w:p>
    <w:p w:rsidR="00000000" w:rsidDel="00000000" w:rsidP="00000000" w:rsidRDefault="00000000" w:rsidRPr="00000000" w14:paraId="00000248">
      <w:pPr>
        <w:pStyle w:val="Subtitle"/>
        <w:pageBreakBefore w:val="0"/>
        <w:rPr/>
      </w:pPr>
      <w:bookmarkStart w:colFirst="0" w:colLast="0" w:name="_xw2mb9p9q8jd" w:id="83"/>
      <w:bookmarkEnd w:id="83"/>
      <w:r w:rsidDel="00000000" w:rsidR="00000000" w:rsidRPr="00000000">
        <w:rPr>
          <w:rtl w:val="0"/>
        </w:rPr>
        <w:t xml:space="preserve">URL</w:t>
      </w:r>
    </w:p>
    <w:p w:rsidR="00000000" w:rsidDel="00000000" w:rsidP="00000000" w:rsidRDefault="00000000" w:rsidRPr="00000000" w14:paraId="00000249">
      <w:pPr>
        <w:pageBreakBefore w:val="0"/>
        <w:rPr>
          <w:color w:val="4744e3"/>
          <w:u w:val="single"/>
        </w:rPr>
      </w:pPr>
      <w:hyperlink r:id="rId20">
        <w:r w:rsidDel="00000000" w:rsidR="00000000" w:rsidRPr="00000000">
          <w:rPr>
            <w:color w:val="1155cc"/>
            <w:u w:val="single"/>
            <w:rtl w:val="0"/>
          </w:rPr>
          <w:t xml:space="preserve">{{URLBase}}</w:t>
        </w:r>
      </w:hyperlink>
      <w:hyperlink r:id="rId21">
        <w:r w:rsidDel="00000000" w:rsidR="00000000" w:rsidRPr="00000000">
          <w:rPr>
            <w:color w:val="1155cc"/>
            <w:sz w:val="24"/>
            <w:szCs w:val="24"/>
            <w:u w:val="single"/>
            <w:rtl w:val="0"/>
          </w:rPr>
          <w:t xml:space="preserve">/v1/dossiers/{dossierId}/</w:t>
        </w:r>
      </w:hyperlink>
      <w:r w:rsidDel="00000000" w:rsidR="00000000" w:rsidRPr="00000000">
        <w:rPr>
          <w:color w:val="4744e3"/>
          <w:sz w:val="24"/>
          <w:szCs w:val="24"/>
          <w:u w:val="single"/>
          <w:rtl w:val="0"/>
        </w:rPr>
        <w:t xml:space="preserve">accounts</w:t>
      </w:r>
      <w:r w:rsidDel="00000000" w:rsidR="00000000" w:rsidRPr="00000000">
        <w:rPr>
          <w:rtl w:val="0"/>
        </w:rPr>
      </w:r>
    </w:p>
    <w:p w:rsidR="00000000" w:rsidDel="00000000" w:rsidP="00000000" w:rsidRDefault="00000000" w:rsidRPr="00000000" w14:paraId="0000024A">
      <w:pPr>
        <w:pStyle w:val="Subtitle"/>
        <w:pageBreakBefore w:val="0"/>
        <w:rPr/>
      </w:pPr>
      <w:bookmarkStart w:colFirst="0" w:colLast="0" w:name="_1c675dvnzkm7" w:id="84"/>
      <w:bookmarkEnd w:id="84"/>
      <w:r w:rsidDel="00000000" w:rsidR="00000000" w:rsidRPr="00000000">
        <w:rPr>
          <w:rtl w:val="0"/>
        </w:rPr>
        <w:t xml:space="preserve">Method</w:t>
      </w:r>
    </w:p>
    <w:p w:rsidR="00000000" w:rsidDel="00000000" w:rsidP="00000000" w:rsidRDefault="00000000" w:rsidRPr="00000000" w14:paraId="0000024B">
      <w:pPr>
        <w:pageBreakBefore w:val="0"/>
        <w:rPr/>
      </w:pPr>
      <w:r w:rsidDel="00000000" w:rsidR="00000000" w:rsidRPr="00000000">
        <w:rPr>
          <w:rtl w:val="0"/>
        </w:rPr>
        <w:t xml:space="preserve">POST</w:t>
      </w:r>
    </w:p>
    <w:p w:rsidR="00000000" w:rsidDel="00000000" w:rsidP="00000000" w:rsidRDefault="00000000" w:rsidRPr="00000000" w14:paraId="0000024C">
      <w:pPr>
        <w:pStyle w:val="Subtitle"/>
        <w:pageBreakBefore w:val="0"/>
        <w:rPr/>
      </w:pPr>
      <w:bookmarkStart w:colFirst="0" w:colLast="0" w:name="_mkqeutacsh8o" w:id="85"/>
      <w:bookmarkEnd w:id="85"/>
      <w:r w:rsidDel="00000000" w:rsidR="00000000" w:rsidRPr="00000000">
        <w:rPr>
          <w:rtl w:val="0"/>
        </w:rPr>
        <w:t xml:space="preserve">Paramètres path</w:t>
      </w:r>
    </w:p>
    <w:p w:rsidR="00000000" w:rsidDel="00000000" w:rsidP="00000000" w:rsidRDefault="00000000" w:rsidRPr="00000000" w14:paraId="0000024D">
      <w:pPr>
        <w:pageBreakBefore w:val="0"/>
        <w:rPr>
          <w:color w:val="434343"/>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50">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jc w:val="left"/>
              <w:rPr>
                <w:color w:val="434343"/>
              </w:rPr>
            </w:pPr>
            <w:r w:rsidDel="00000000" w:rsidR="00000000" w:rsidRPr="00000000">
              <w:rPr>
                <w:color w:val="434343"/>
                <w:rtl w:val="0"/>
              </w:rPr>
              <w:t xml:space="preserve">AccountNumber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jc w:val="left"/>
              <w:rPr>
                <w:color w:val="434343"/>
              </w:rPr>
            </w:pPr>
            <w:r w:rsidDel="00000000" w:rsidR="00000000" w:rsidRPr="00000000">
              <w:rPr>
                <w:color w:val="434343"/>
                <w:rtl w:val="0"/>
              </w:rPr>
              <w:t xml:space="preserve">string (22 caractères max)</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jc w:val="left"/>
              <w:rPr>
                <w:color w:val="434343"/>
              </w:rPr>
            </w:pPr>
            <w:r w:rsidDel="00000000" w:rsidR="00000000" w:rsidRPr="00000000">
              <w:rPr>
                <w:color w:val="434343"/>
                <w:rtl w:val="0"/>
              </w:rPr>
              <w:t xml:space="preserve">Numéro du compte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jc w:val="left"/>
              <w:rPr>
                <w:color w:val="434343"/>
              </w:rPr>
            </w:pPr>
            <w:r w:rsidDel="00000000" w:rsidR="00000000" w:rsidRPr="00000000">
              <w:rPr>
                <w:color w:val="434343"/>
                <w:rtl w:val="0"/>
              </w:rPr>
              <w:t xml:space="preserv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jc w:val="left"/>
              <w:rPr>
                <w:color w:val="434343"/>
              </w:rPr>
            </w:pPr>
            <w:r w:rsidDel="00000000" w:rsidR="00000000" w:rsidRPr="00000000">
              <w:rPr>
                <w:color w:val="434343"/>
                <w:rtl w:val="0"/>
              </w:rPr>
              <w:t xml:space="preserve">string  (100 caractères max)</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jc w:val="left"/>
              <w:rPr>
                <w:color w:val="434343"/>
              </w:rPr>
            </w:pPr>
            <w:r w:rsidDel="00000000" w:rsidR="00000000" w:rsidRPr="00000000">
              <w:rPr>
                <w:color w:val="434343"/>
                <w:rtl w:val="0"/>
              </w:rPr>
              <w:t xml:space="preserve">Libellé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jc w:val="left"/>
              <w:rPr>
                <w:color w:val="434343"/>
              </w:rPr>
            </w:pPr>
            <w:r w:rsidDel="00000000" w:rsidR="00000000" w:rsidRPr="00000000">
              <w:rPr>
                <w:color w:val="434343"/>
                <w:rtl w:val="0"/>
              </w:rPr>
              <w:t xml:space="preserve">Auxiliarize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jc w:val="left"/>
              <w:rPr>
                <w:color w:val="434343"/>
              </w:rPr>
            </w:pPr>
            <w:r w:rsidDel="00000000" w:rsidR="00000000" w:rsidRPr="00000000">
              <w:rPr>
                <w:color w:val="434343"/>
                <w:rtl w:val="0"/>
              </w:rPr>
              <w:t xml:space="preserve"> True/False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jc w:val="left"/>
              <w:rPr>
                <w:color w:val="434343"/>
              </w:rPr>
            </w:pPr>
            <w:r w:rsidDel="00000000" w:rsidR="00000000" w:rsidRPr="00000000">
              <w:rPr>
                <w:color w:val="434343"/>
                <w:rtl w:val="0"/>
              </w:rPr>
              <w:t xml:space="preserve">Si le compte racine est auxiliarisable, faut il auxiliariser le compte créé ou le laisser dans la balance générale?</w:t>
            </w:r>
          </w:p>
          <w:p w:rsidR="00000000" w:rsidDel="00000000" w:rsidP="00000000" w:rsidRDefault="00000000" w:rsidRPr="00000000" w14:paraId="0000025D">
            <w:pPr>
              <w:pageBreakBefore w:val="0"/>
              <w:widowControl w:val="0"/>
              <w:jc w:val="left"/>
              <w:rPr>
                <w:color w:val="434343"/>
              </w:rPr>
            </w:pPr>
            <w:r w:rsidDel="00000000" w:rsidR="00000000" w:rsidRPr="00000000">
              <w:rPr>
                <w:color w:val="434343"/>
                <w:rtl w:val="0"/>
              </w:rPr>
              <w:t xml:space="preserve">Par défaut les comptes de tiers sont auxiliarisés.</w:t>
            </w:r>
          </w:p>
        </w:tc>
      </w:tr>
    </w:tbl>
    <w:p w:rsidR="00000000" w:rsidDel="00000000" w:rsidP="00000000" w:rsidRDefault="00000000" w:rsidRPr="00000000" w14:paraId="0000025E">
      <w:pPr>
        <w:pageBreakBefore w:val="0"/>
        <w:rPr>
          <w:color w:val="434343"/>
        </w:rPr>
      </w:pPr>
      <w:r w:rsidDel="00000000" w:rsidR="00000000" w:rsidRPr="00000000">
        <w:rPr>
          <w:rtl w:val="0"/>
        </w:rPr>
      </w:r>
    </w:p>
    <w:p w:rsidR="00000000" w:rsidDel="00000000" w:rsidP="00000000" w:rsidRDefault="00000000" w:rsidRPr="00000000" w14:paraId="0000025F">
      <w:pPr>
        <w:pStyle w:val="Heading4"/>
        <w:pageBreakBefore w:val="0"/>
        <w:rPr/>
      </w:pPr>
      <w:bookmarkStart w:colFirst="0" w:colLast="0" w:name="_8uww192o48iq" w:id="86"/>
      <w:bookmarkEnd w:id="86"/>
      <w:r w:rsidDel="00000000" w:rsidR="00000000" w:rsidRPr="00000000">
        <w:rPr>
          <w:rtl w:val="0"/>
        </w:rPr>
        <w:t xml:space="preserve">Réponse</w:t>
      </w:r>
    </w:p>
    <w:p w:rsidR="00000000" w:rsidDel="00000000" w:rsidP="00000000" w:rsidRDefault="00000000" w:rsidRPr="00000000" w14:paraId="00000260">
      <w:pPr>
        <w:pStyle w:val="Subtitle"/>
        <w:pageBreakBefore w:val="0"/>
        <w:rPr/>
      </w:pPr>
      <w:bookmarkStart w:colFirst="0" w:colLast="0" w:name="_r7zvv67roiw4" w:id="87"/>
      <w:bookmarkEnd w:id="87"/>
      <w:r w:rsidDel="00000000" w:rsidR="00000000" w:rsidRPr="00000000">
        <w:rPr>
          <w:rtl w:val="0"/>
        </w:rPr>
        <w:t xml:space="preserve">Content-type</w:t>
      </w:r>
    </w:p>
    <w:p w:rsidR="00000000" w:rsidDel="00000000" w:rsidP="00000000" w:rsidRDefault="00000000" w:rsidRPr="00000000" w14:paraId="00000261">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262">
      <w:pPr>
        <w:pStyle w:val="Subtitle"/>
        <w:pageBreakBefore w:val="0"/>
        <w:rPr/>
      </w:pPr>
      <w:bookmarkStart w:colFirst="0" w:colLast="0" w:name="_n8nhdaub1y4u" w:id="88"/>
      <w:bookmarkEnd w:id="88"/>
      <w:r w:rsidDel="00000000" w:rsidR="00000000" w:rsidRPr="00000000">
        <w:rPr>
          <w:rtl w:val="0"/>
        </w:rPr>
        <w:t xml:space="preserve">Response Body</w:t>
      </w:r>
    </w:p>
    <w:p w:rsidR="00000000" w:rsidDel="00000000" w:rsidP="00000000" w:rsidRDefault="00000000" w:rsidRPr="00000000" w14:paraId="00000263">
      <w:pPr>
        <w:pageBreakBefore w:val="0"/>
        <w:rPr>
          <w:color w:val="434343"/>
        </w:rPr>
      </w:pPr>
      <w:r w:rsidDel="00000000" w:rsidR="00000000" w:rsidRPr="00000000">
        <w:rPr>
          <w:rtl w:val="0"/>
        </w:rPr>
      </w:r>
    </w:p>
    <w:tbl>
      <w:tblPr>
        <w:tblStyle w:val="Table2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jc w:val="left"/>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jc w:val="left"/>
              <w:rPr>
                <w:color w:val="434343"/>
              </w:rPr>
            </w:pPr>
            <w:r w:rsidDel="00000000" w:rsidR="00000000" w:rsidRPr="00000000">
              <w:rPr>
                <w:color w:val="434343"/>
                <w:rtl w:val="0"/>
              </w:rPr>
              <w:t xml:space="preserve">Numéro du compte créé</w:t>
            </w:r>
          </w:p>
        </w:tc>
      </w:tr>
    </w:tbl>
    <w:p w:rsidR="00000000" w:rsidDel="00000000" w:rsidP="00000000" w:rsidRDefault="00000000" w:rsidRPr="00000000" w14:paraId="00000268">
      <w:pPr>
        <w:pageBreakBefore w:val="0"/>
        <w:rPr>
          <w:color w:val="434343"/>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pBdr>
          <w:top w:color="ffffff" w:space="6" w:sz="8" w:val="single"/>
          <w:left w:color="ffffff" w:space="6" w:sz="8" w:val="single"/>
          <w:bottom w:color="ffffff" w:space="6" w:sz="8" w:val="single"/>
          <w:right w:color="ffffff" w:space="6" w:sz="8" w:val="single"/>
        </w:pBdr>
        <w:shd w:fill="fed6d7" w:val="clear"/>
        <w:rPr>
          <w:i w:val="1"/>
          <w:iCs w:val="1"/>
          <w:color w:val="c43234"/>
        </w:rPr>
      </w:pPr>
      <w:r w:rsidDel="00000000" w:rsidR="00000000" w:rsidRPr="00000000">
        <w:rPr>
          <w:color w:val="c43234"/>
          <w:rtl w:val="0"/>
        </w:rPr>
        <w:t xml:space="preserve">Attention : nous appliquons une logique de mapping pour pouvoir intégrer le compte passé en paramètre dans le plan comptable Inqom. Ainsi il se peut que le numéro du compte créé soit légèrement différent du numéro demandé. </w:t>
        <w:br w:type="textWrapping"/>
      </w:r>
      <w:r w:rsidDel="00000000" w:rsidR="00000000" w:rsidRPr="00000000">
        <w:rPr>
          <w:b w:val="1"/>
          <w:bCs w:val="1"/>
          <w:i w:val="1"/>
          <w:iCs w:val="1"/>
          <w:color w:val="c43234"/>
          <w:rtl w:val="0"/>
        </w:rPr>
        <w:t xml:space="preserve">Exemple</w:t>
      </w:r>
      <w:r w:rsidDel="00000000" w:rsidR="00000000" w:rsidRPr="00000000">
        <w:rPr>
          <w:i w:val="1"/>
          <w:iCs w:val="1"/>
          <w:color w:val="c43234"/>
          <w:rtl w:val="0"/>
        </w:rPr>
        <w:t xml:space="preserve">: un compte “401FOURNISSEUR sera transformé en 4011FOURNISSEUR” </w:t>
      </w:r>
    </w:p>
    <w:p w:rsidR="00000000" w:rsidDel="00000000" w:rsidP="00000000" w:rsidRDefault="00000000" w:rsidRPr="00000000" w14:paraId="0000026B">
      <w:pPr>
        <w:pageBreakBefore w:val="0"/>
        <w:pBdr>
          <w:top w:color="ffffff" w:space="6" w:sz="8" w:val="single"/>
          <w:left w:color="ffffff" w:space="6" w:sz="8" w:val="single"/>
          <w:bottom w:color="ffffff" w:space="6" w:sz="8" w:val="single"/>
          <w:right w:color="ffffff" w:space="6" w:sz="8" w:val="single"/>
        </w:pBdr>
        <w:shd w:fill="fed6d7" w:val="clear"/>
        <w:rPr>
          <w:color w:val="c43234"/>
        </w:rPr>
      </w:pPr>
      <w:r w:rsidDel="00000000" w:rsidR="00000000" w:rsidRPr="00000000">
        <w:rPr>
          <w:rtl w:val="0"/>
        </w:rPr>
      </w:r>
    </w:p>
    <w:p w:rsidR="00000000" w:rsidDel="00000000" w:rsidP="00000000" w:rsidRDefault="00000000" w:rsidRPr="00000000" w14:paraId="0000026C">
      <w:pPr>
        <w:pageBreakBefore w:val="0"/>
        <w:pBdr>
          <w:top w:color="ffffff" w:space="6" w:sz="8" w:val="single"/>
          <w:left w:color="ffffff" w:space="6" w:sz="8" w:val="single"/>
          <w:bottom w:color="ffffff" w:space="6" w:sz="8" w:val="single"/>
          <w:right w:color="ffffff" w:space="6" w:sz="8" w:val="single"/>
        </w:pBdr>
        <w:shd w:fill="fed6d7" w:val="clear"/>
        <w:rPr>
          <w:color w:val="c43234"/>
        </w:rPr>
      </w:pPr>
      <w:r w:rsidDel="00000000" w:rsidR="00000000" w:rsidRPr="00000000">
        <w:rPr>
          <w:color w:val="c43234"/>
          <w:rtl w:val="0"/>
        </w:rPr>
        <w:t xml:space="preserve">Si la création s’opère bien, la réponse sera de type 201 Created et contiendra le numéro du compte nouvellement créé. </w:t>
      </w:r>
    </w:p>
    <w:p w:rsidR="00000000" w:rsidDel="00000000" w:rsidP="00000000" w:rsidRDefault="00000000" w:rsidRPr="00000000" w14:paraId="0000026D">
      <w:pPr>
        <w:pageBreakBefore w:val="0"/>
        <w:rPr>
          <w:color w:val="434343"/>
        </w:rPr>
      </w:pPr>
      <w:r w:rsidDel="00000000" w:rsidR="00000000" w:rsidRPr="00000000">
        <w:rPr>
          <w:rtl w:val="0"/>
        </w:rPr>
      </w:r>
    </w:p>
    <w:p w:rsidR="00000000" w:rsidDel="00000000" w:rsidP="00000000" w:rsidRDefault="00000000" w:rsidRPr="00000000" w14:paraId="0000026E">
      <w:pPr>
        <w:pStyle w:val="Heading4"/>
        <w:pageBreakBefore w:val="0"/>
        <w:rPr/>
      </w:pPr>
      <w:bookmarkStart w:colFirst="0" w:colLast="0" w:name="_w5hjdsucas9v" w:id="89"/>
      <w:bookmarkEnd w:id="89"/>
      <w:r w:rsidDel="00000000" w:rsidR="00000000" w:rsidRPr="00000000">
        <w:rPr>
          <w:rtl w:val="0"/>
        </w:rPr>
        <w:t xml:space="preserve">Exemple</w:t>
      </w:r>
    </w:p>
    <w:p w:rsidR="00000000" w:rsidDel="00000000" w:rsidP="00000000" w:rsidRDefault="00000000" w:rsidRPr="00000000" w14:paraId="0000026F">
      <w:pPr>
        <w:pageBreakBefore w:val="0"/>
        <w:rPr/>
      </w:pP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18"/>
                <w:szCs w:val="18"/>
              </w:rPr>
            </w:pPr>
            <w:r w:rsidDel="00000000" w:rsidR="00000000" w:rsidRPr="00000000">
              <w:rPr>
                <w:rFonts w:ascii="Consolas" w:cs="Consolas" w:eastAsia="Consolas" w:hAnsi="Consolas"/>
                <w:color w:val="f1fa8c"/>
                <w:sz w:val="18"/>
                <w:szCs w:val="18"/>
                <w:shd w:fill="282a36" w:val="clear"/>
                <w:rtl w:val="0"/>
              </w:rPr>
              <w:t xml:space="preserve">"4011FOURNISSEUR"</w:t>
            </w:r>
            <w:r w:rsidDel="00000000" w:rsidR="00000000" w:rsidRPr="00000000">
              <w:rPr>
                <w:rtl w:val="0"/>
              </w:rPr>
            </w:r>
          </w:p>
        </w:tc>
      </w:tr>
    </w:tbl>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pStyle w:val="Heading2"/>
        <w:pageBreakBefore w:val="0"/>
        <w:rPr/>
      </w:pPr>
      <w:bookmarkStart w:colFirst="0" w:colLast="0" w:name="_lcrzdayu1m8" w:id="90"/>
      <w:bookmarkEnd w:id="90"/>
      <w:r w:rsidDel="00000000" w:rsidR="00000000" w:rsidRPr="00000000">
        <w:rPr>
          <w:rtl w:val="0"/>
        </w:rPr>
        <w:t xml:space="preserve">EntryLines</w:t>
      </w:r>
    </w:p>
    <w:p w:rsidR="00000000" w:rsidDel="00000000" w:rsidP="00000000" w:rsidRDefault="00000000" w:rsidRPr="00000000" w14:paraId="00000274">
      <w:pPr>
        <w:pStyle w:val="Heading3"/>
        <w:pageBreakBefore w:val="0"/>
        <w:rPr/>
      </w:pPr>
      <w:bookmarkStart w:colFirst="0" w:colLast="0" w:name="_zhzvoa2h70m1" w:id="91"/>
      <w:bookmarkEnd w:id="91"/>
      <w:r w:rsidDel="00000000" w:rsidR="00000000" w:rsidRPr="00000000">
        <w:rPr>
          <w:rtl w:val="0"/>
        </w:rPr>
        <w:t xml:space="preserve">GET EntryLines Count</w:t>
      </w: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pBdr>
          <w:top w:color="ffffff" w:space="6" w:sz="8" w:val="single"/>
          <w:left w:color="ffffff" w:space="6" w:sz="8" w:val="single"/>
          <w:bottom w:color="ffffff" w:space="6" w:sz="8" w:val="single"/>
          <w:right w:color="ffffff" w:space="6" w:sz="8" w:val="single"/>
        </w:pBdr>
        <w:shd w:fill="eeedfc" w:val="clear"/>
        <w:rPr/>
      </w:pPr>
      <w:r w:rsidDel="00000000" w:rsidR="00000000" w:rsidRPr="00000000">
        <w:rPr>
          <w:color w:val="4744e3"/>
          <w:rtl w:val="0"/>
        </w:rPr>
        <w:t xml:space="preserve">Cet endpoint permet de récupérer le nombre de pages de résultats que renverrait un appel à l’endpoint “EntryLines”. (l’endpoint Entrylines retourne 100 lignes par page au maximum)</w:t>
      </w:r>
      <w:r w:rsidDel="00000000" w:rsidR="00000000" w:rsidRPr="00000000">
        <w:rPr>
          <w:rtl w:val="0"/>
        </w:rPr>
      </w:r>
    </w:p>
    <w:p w:rsidR="00000000" w:rsidDel="00000000" w:rsidP="00000000" w:rsidRDefault="00000000" w:rsidRPr="00000000" w14:paraId="00000277">
      <w:pPr>
        <w:pStyle w:val="Subtitle"/>
        <w:pageBreakBefore w:val="0"/>
        <w:rPr/>
      </w:pPr>
      <w:bookmarkStart w:colFirst="0" w:colLast="0" w:name="_a22rfvvwlle1" w:id="92"/>
      <w:bookmarkEnd w:id="92"/>
      <w:r w:rsidDel="00000000" w:rsidR="00000000" w:rsidRPr="00000000">
        <w:rPr>
          <w:rtl w:val="0"/>
        </w:rPr>
        <w:t xml:space="preserve">URL</w:t>
      </w:r>
    </w:p>
    <w:p w:rsidR="00000000" w:rsidDel="00000000" w:rsidP="00000000" w:rsidRDefault="00000000" w:rsidRPr="00000000" w14:paraId="00000278">
      <w:pPr>
        <w:pageBreakBefore w:val="0"/>
        <w:rPr>
          <w:color w:val="4744e3"/>
          <w:sz w:val="24"/>
          <w:szCs w:val="24"/>
          <w:u w:val="single"/>
        </w:rPr>
      </w:pPr>
      <w:r w:rsidDel="00000000" w:rsidR="00000000" w:rsidRPr="00000000">
        <w:rPr>
          <w:color w:val="4744e3"/>
          <w:u w:val="single"/>
          <w:rtl w:val="0"/>
        </w:rPr>
        <w:t xml:space="preserve">{{URLBase}}</w:t>
      </w:r>
      <w:hyperlink r:id="rId22">
        <w:r w:rsidDel="00000000" w:rsidR="00000000" w:rsidRPr="00000000">
          <w:rPr>
            <w:color w:val="1155cc"/>
            <w:sz w:val="24"/>
            <w:szCs w:val="24"/>
            <w:u w:val="single"/>
            <w:rtl w:val="0"/>
          </w:rPr>
          <w:t xml:space="preserve">/v1/dossiers/{dossierId}/entry-lines/count</w:t>
        </w:r>
      </w:hyperlink>
      <w:r w:rsidDel="00000000" w:rsidR="00000000" w:rsidRPr="00000000">
        <w:rPr>
          <w:rtl w:val="0"/>
        </w:rPr>
      </w:r>
    </w:p>
    <w:p w:rsidR="00000000" w:rsidDel="00000000" w:rsidP="00000000" w:rsidRDefault="00000000" w:rsidRPr="00000000" w14:paraId="00000279">
      <w:pPr>
        <w:pageBreakBefore w:val="0"/>
        <w:rPr>
          <w:color w:val="4744e3"/>
          <w:sz w:val="24"/>
          <w:szCs w:val="24"/>
          <w:u w:val="single"/>
        </w:rPr>
      </w:pPr>
      <w:r w:rsidDel="00000000" w:rsidR="00000000" w:rsidRPr="00000000">
        <w:rPr>
          <w:rtl w:val="0"/>
        </w:rPr>
      </w:r>
    </w:p>
    <w:p w:rsidR="00000000" w:rsidDel="00000000" w:rsidP="00000000" w:rsidRDefault="00000000" w:rsidRPr="00000000" w14:paraId="0000027A">
      <w:pPr>
        <w:pStyle w:val="Subtitle"/>
        <w:pageBreakBefore w:val="0"/>
        <w:rPr/>
      </w:pPr>
      <w:bookmarkStart w:colFirst="0" w:colLast="0" w:name="_82tbs4fo1rmw" w:id="93"/>
      <w:bookmarkEnd w:id="93"/>
      <w:r w:rsidDel="00000000" w:rsidR="00000000" w:rsidRPr="00000000">
        <w:rPr>
          <w:rtl w:val="0"/>
        </w:rPr>
        <w:t xml:space="preserve">Method</w:t>
      </w:r>
    </w:p>
    <w:p w:rsidR="00000000" w:rsidDel="00000000" w:rsidP="00000000" w:rsidRDefault="00000000" w:rsidRPr="00000000" w14:paraId="0000027B">
      <w:pPr>
        <w:pageBreakBefore w:val="0"/>
        <w:rPr/>
      </w:pPr>
      <w:r w:rsidDel="00000000" w:rsidR="00000000" w:rsidRPr="00000000">
        <w:rPr>
          <w:rtl w:val="0"/>
        </w:rPr>
        <w:t xml:space="preserve">GET</w:t>
      </w:r>
    </w:p>
    <w:p w:rsidR="00000000" w:rsidDel="00000000" w:rsidP="00000000" w:rsidRDefault="00000000" w:rsidRPr="00000000" w14:paraId="0000027C">
      <w:pPr>
        <w:pStyle w:val="Subtitle"/>
        <w:pageBreakBefore w:val="0"/>
        <w:rPr/>
      </w:pPr>
      <w:bookmarkStart w:colFirst="0" w:colLast="0" w:name="_xuu9qlfcdh46" w:id="94"/>
      <w:bookmarkEnd w:id="94"/>
      <w:r w:rsidDel="00000000" w:rsidR="00000000" w:rsidRPr="00000000">
        <w:rPr>
          <w:rtl w:val="0"/>
        </w:rPr>
        <w:t xml:space="preserve">Paramètres (path)</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7E">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pageBreakBefore w:val="0"/>
              <w:widowControl w:val="0"/>
              <w:jc w:val="left"/>
              <w:rPr>
                <w:color w:val="434343"/>
              </w:rPr>
            </w:pPr>
            <w:r w:rsidDel="00000000" w:rsidR="00000000" w:rsidRPr="00000000">
              <w:rPr>
                <w:color w:val="434343"/>
                <w:rtl w:val="0"/>
              </w:rPr>
              <w:t xml:space="preserve">dossierId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281">
      <w:pPr>
        <w:pStyle w:val="Subtitle"/>
        <w:pageBreakBefore w:val="0"/>
        <w:rPr/>
      </w:pPr>
      <w:bookmarkStart w:colFirst="0" w:colLast="0" w:name="_o2eqtonmcoq2" w:id="95"/>
      <w:bookmarkEnd w:id="95"/>
      <w:r w:rsidDel="00000000" w:rsidR="00000000" w:rsidRPr="00000000">
        <w:rPr>
          <w:rtl w:val="0"/>
        </w:rPr>
        <w:t xml:space="preserve">Paramètres Query</w:t>
      </w:r>
    </w:p>
    <w:p w:rsidR="00000000" w:rsidDel="00000000" w:rsidP="00000000" w:rsidRDefault="00000000" w:rsidRPr="00000000" w14:paraId="00000282">
      <w:pPr>
        <w:pageBreakBefore w:val="0"/>
        <w:rPr>
          <w:color w:val="434343"/>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84">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widowControl w:val="0"/>
              <w:jc w:val="left"/>
              <w:rPr>
                <w:color w:val="434343"/>
              </w:rPr>
            </w:pPr>
            <w:r w:rsidDel="00000000" w:rsidR="00000000" w:rsidRPr="00000000">
              <w:rPr>
                <w:color w:val="434343"/>
                <w:rtl w:val="0"/>
              </w:rPr>
              <w:t xml:space="preserve">startDate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pageBreakBefore w:val="0"/>
              <w:widowControl w:val="0"/>
              <w:jc w:val="left"/>
              <w:rPr>
                <w:color w:val="434343"/>
              </w:rPr>
            </w:pPr>
            <w:r w:rsidDel="00000000" w:rsidR="00000000" w:rsidRPr="00000000">
              <w:rPr>
                <w:color w:val="434343"/>
                <w:rtl w:val="0"/>
              </w:rPr>
              <w:t xml:space="preserve">date de début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jc w:val="left"/>
              <w:rPr>
                <w:color w:val="434343"/>
              </w:rPr>
            </w:pPr>
            <w:r w:rsidDel="00000000" w:rsidR="00000000" w:rsidRPr="00000000">
              <w:rPr>
                <w:color w:val="434343"/>
                <w:rtl w:val="0"/>
              </w:rPr>
              <w:t xml:space="preserve">endDate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jc w:val="left"/>
              <w:rPr>
                <w:color w:val="434343"/>
              </w:rPr>
            </w:pPr>
            <w:r w:rsidDel="00000000" w:rsidR="00000000" w:rsidRPr="00000000">
              <w:rPr>
                <w:color w:val="434343"/>
                <w:rtl w:val="0"/>
              </w:rPr>
              <w:t xml:space="preserve">date de fin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pageBreakBefore w:val="0"/>
              <w:widowControl w:val="0"/>
              <w:jc w:val="left"/>
              <w:rPr>
                <w:color w:val="434343"/>
              </w:rPr>
            </w:pPr>
            <w:r w:rsidDel="00000000" w:rsidR="00000000" w:rsidRPr="00000000">
              <w:rPr>
                <w:color w:val="434343"/>
                <w:rtl w:val="0"/>
              </w:rPr>
              <w:t xml:space="preserve">accountNumber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widowControl w:val="0"/>
              <w:jc w:val="left"/>
              <w:rPr>
                <w:color w:val="434343"/>
              </w:rPr>
            </w:pPr>
            <w:r w:rsidDel="00000000" w:rsidR="00000000" w:rsidRPr="00000000">
              <w:rPr>
                <w:color w:val="434343"/>
                <w:rtl w:val="0"/>
              </w:rPr>
              <w:t xml:space="preserve">str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jc w:val="left"/>
              <w:rPr>
                <w:color w:val="434343"/>
              </w:rPr>
            </w:pPr>
            <w:r w:rsidDel="00000000" w:rsidR="00000000" w:rsidRPr="00000000">
              <w:rPr>
                <w:color w:val="434343"/>
                <w:rtl w:val="0"/>
              </w:rPr>
              <w:t xml:space="preserve">Filtre sur un compte (si laissé vide : par défaut tous)</w:t>
            </w:r>
          </w:p>
        </w:tc>
      </w:tr>
    </w:tbl>
    <w:p w:rsidR="00000000" w:rsidDel="00000000" w:rsidP="00000000" w:rsidRDefault="00000000" w:rsidRPr="00000000" w14:paraId="0000028F">
      <w:pPr>
        <w:pStyle w:val="Heading4"/>
        <w:rPr/>
      </w:pPr>
      <w:bookmarkStart w:colFirst="0" w:colLast="0" w:name="_tm3pnl8o2apy" w:id="96"/>
      <w:bookmarkEnd w:id="96"/>
      <w:r w:rsidDel="00000000" w:rsidR="00000000" w:rsidRPr="00000000">
        <w:rPr>
          <w:rtl w:val="0"/>
        </w:rPr>
        <w:t xml:space="preserve">Réponse</w:t>
      </w:r>
    </w:p>
    <w:p w:rsidR="00000000" w:rsidDel="00000000" w:rsidP="00000000" w:rsidRDefault="00000000" w:rsidRPr="00000000" w14:paraId="00000290">
      <w:pPr>
        <w:pStyle w:val="Subtitle"/>
        <w:pageBreakBefore w:val="0"/>
        <w:rPr/>
      </w:pPr>
      <w:bookmarkStart w:colFirst="0" w:colLast="0" w:name="_acddciok48xu" w:id="97"/>
      <w:bookmarkEnd w:id="97"/>
      <w:r w:rsidDel="00000000" w:rsidR="00000000" w:rsidRPr="00000000">
        <w:rPr>
          <w:rtl w:val="0"/>
        </w:rPr>
        <w:t xml:space="preserve">Content-type</w:t>
      </w:r>
    </w:p>
    <w:p w:rsidR="00000000" w:rsidDel="00000000" w:rsidP="00000000" w:rsidRDefault="00000000" w:rsidRPr="00000000" w14:paraId="00000291">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292">
      <w:pPr>
        <w:pStyle w:val="Subtitle"/>
        <w:pageBreakBefore w:val="0"/>
        <w:rPr/>
      </w:pPr>
      <w:bookmarkStart w:colFirst="0" w:colLast="0" w:name="_tm6bfhhs0wgz" w:id="98"/>
      <w:bookmarkEnd w:id="98"/>
      <w:r w:rsidDel="00000000" w:rsidR="00000000" w:rsidRPr="00000000">
        <w:rPr>
          <w:rtl w:val="0"/>
        </w:rPr>
        <w:t xml:space="preserve">Response Body</w:t>
      </w:r>
    </w:p>
    <w:p w:rsidR="00000000" w:rsidDel="00000000" w:rsidP="00000000" w:rsidRDefault="00000000" w:rsidRPr="00000000" w14:paraId="00000293">
      <w:pPr>
        <w:pageBreakBefore w:val="0"/>
        <w:rPr>
          <w:color w:val="434343"/>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94">
            <w:pPr>
              <w:pageBreakBefore w:val="0"/>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95">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pageBreakBefore w:val="0"/>
              <w:widowControl w:val="0"/>
              <w:rPr>
                <w:color w:val="434343"/>
              </w:rPr>
            </w:pPr>
            <w:r w:rsidDel="00000000" w:rsidR="00000000" w:rsidRPr="00000000">
              <w:rPr>
                <w:color w:val="434343"/>
                <w:rtl w:val="0"/>
              </w:rPr>
              <w:t xml:space="preserve">TotalLinesCount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widowControl w:val="0"/>
              <w:rPr>
                <w:color w:val="434343"/>
              </w:rPr>
            </w:pPr>
            <w:r w:rsidDel="00000000" w:rsidR="00000000" w:rsidRPr="00000000">
              <w:rPr>
                <w:color w:val="434343"/>
                <w:rtl w:val="0"/>
              </w:rPr>
              <w:t xml:space="preserve">Nombre total de lignes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rPr>
                <w:color w:val="434343"/>
              </w:rPr>
            </w:pPr>
            <w:r w:rsidDel="00000000" w:rsidR="00000000" w:rsidRPr="00000000">
              <w:rPr>
                <w:color w:val="434343"/>
                <w:rtl w:val="0"/>
              </w:rPr>
              <w:t xml:space="preserve">TotalPagesCount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pageBreakBefore w:val="0"/>
              <w:widowControl w:val="0"/>
              <w:rPr>
                <w:color w:val="434343"/>
              </w:rPr>
            </w:pPr>
            <w:r w:rsidDel="00000000" w:rsidR="00000000" w:rsidRPr="00000000">
              <w:rPr>
                <w:color w:val="434343"/>
                <w:rtl w:val="0"/>
              </w:rPr>
              <w:t xml:space="preserve">Nombre total de pages</w:t>
            </w:r>
          </w:p>
        </w:tc>
      </w:tr>
    </w:tbl>
    <w:p w:rsidR="00000000" w:rsidDel="00000000" w:rsidP="00000000" w:rsidRDefault="00000000" w:rsidRPr="00000000" w14:paraId="0000029A">
      <w:pPr>
        <w:pageBreakBefore w:val="0"/>
        <w:rPr>
          <w:color w:val="434343"/>
        </w:rPr>
      </w:pPr>
      <w:r w:rsidDel="00000000" w:rsidR="00000000" w:rsidRPr="00000000">
        <w:rPr>
          <w:rtl w:val="0"/>
        </w:rPr>
      </w:r>
    </w:p>
    <w:p w:rsidR="00000000" w:rsidDel="00000000" w:rsidP="00000000" w:rsidRDefault="00000000" w:rsidRPr="00000000" w14:paraId="0000029B">
      <w:pPr>
        <w:pStyle w:val="Heading4"/>
        <w:rPr/>
      </w:pPr>
      <w:bookmarkStart w:colFirst="0" w:colLast="0" w:name="_i4as9wx0s297" w:id="99"/>
      <w:bookmarkEnd w:id="99"/>
      <w:r w:rsidDel="00000000" w:rsidR="00000000" w:rsidRPr="00000000">
        <w:rPr>
          <w:rtl w:val="0"/>
        </w:rPr>
        <w:t xml:space="preserve">Exemple</w:t>
      </w:r>
    </w:p>
    <w:tbl>
      <w:tblPr>
        <w:tblStyle w:val="Table3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br w:type="textWrapping"/>
              <w:t xml:space="preserve">  "TotalLinesCount": 922,</w:t>
              <w:br w:type="textWrapping"/>
              <w:t xml:space="preserve">  "TotalPagesCount": 10</w:t>
              <w:br w:type="textWrapping"/>
              <w:t xml:space="preserve">}</w:t>
            </w:r>
          </w:p>
        </w:tc>
      </w:tr>
    </w:tbl>
    <w:p w:rsidR="00000000" w:rsidDel="00000000" w:rsidP="00000000" w:rsidRDefault="00000000" w:rsidRPr="00000000" w14:paraId="0000029D">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29E">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29F">
      <w:pPr>
        <w:pStyle w:val="Heading3"/>
        <w:pageBreakBefore w:val="0"/>
        <w:rPr/>
      </w:pPr>
      <w:bookmarkStart w:colFirst="0" w:colLast="0" w:name="_e2rdp6wds4ng" w:id="100"/>
      <w:bookmarkEnd w:id="100"/>
      <w:r w:rsidDel="00000000" w:rsidR="00000000" w:rsidRPr="00000000">
        <w:rPr>
          <w:rtl w:val="0"/>
        </w:rPr>
        <w:t xml:space="preserve">GET EntryLines</w:t>
      </w:r>
    </w:p>
    <w:p w:rsidR="00000000" w:rsidDel="00000000" w:rsidP="00000000" w:rsidRDefault="00000000" w:rsidRPr="00000000" w14:paraId="000002A0">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Ligne comptables. L’endpoint suivant permet de récupérer les lignes comptables d’un ou tous les comptes d’une entreprise sur une période donnée. </w:t>
      </w:r>
    </w:p>
    <w:p w:rsidR="00000000" w:rsidDel="00000000" w:rsidP="00000000" w:rsidRDefault="00000000" w:rsidRPr="00000000" w14:paraId="000002A1">
      <w:pPr>
        <w:pStyle w:val="Heading4"/>
        <w:rPr/>
      </w:pPr>
      <w:bookmarkStart w:colFirst="0" w:colLast="0" w:name="_lsg85vt4forx" w:id="101"/>
      <w:bookmarkEnd w:id="101"/>
      <w:r w:rsidDel="00000000" w:rsidR="00000000" w:rsidRPr="00000000">
        <w:rPr>
          <w:rtl w:val="0"/>
        </w:rPr>
        <w:t xml:space="preserve">Requête</w:t>
      </w:r>
    </w:p>
    <w:p w:rsidR="00000000" w:rsidDel="00000000" w:rsidP="00000000" w:rsidRDefault="00000000" w:rsidRPr="00000000" w14:paraId="000002A2">
      <w:pPr>
        <w:pStyle w:val="Subtitle"/>
        <w:pageBreakBefore w:val="0"/>
        <w:rPr/>
      </w:pPr>
      <w:bookmarkStart w:colFirst="0" w:colLast="0" w:name="_5y5dncw9bhsq" w:id="102"/>
      <w:bookmarkEnd w:id="102"/>
      <w:r w:rsidDel="00000000" w:rsidR="00000000" w:rsidRPr="00000000">
        <w:rPr>
          <w:rtl w:val="0"/>
        </w:rPr>
        <w:t xml:space="preserve">URL</w:t>
      </w:r>
    </w:p>
    <w:p w:rsidR="00000000" w:rsidDel="00000000" w:rsidP="00000000" w:rsidRDefault="00000000" w:rsidRPr="00000000" w14:paraId="000002A3">
      <w:pPr>
        <w:pageBreakBefore w:val="0"/>
        <w:rPr>
          <w:color w:val="4744e3"/>
          <w:sz w:val="24"/>
          <w:szCs w:val="24"/>
          <w:u w:val="single"/>
        </w:rPr>
      </w:pPr>
      <w:r w:rsidDel="00000000" w:rsidR="00000000" w:rsidRPr="00000000">
        <w:rPr>
          <w:color w:val="4744e3"/>
          <w:u w:val="single"/>
          <w:rtl w:val="0"/>
        </w:rPr>
        <w:t xml:space="preserve">{{URLBase}}</w:t>
      </w:r>
      <w:hyperlink r:id="rId23">
        <w:r w:rsidDel="00000000" w:rsidR="00000000" w:rsidRPr="00000000">
          <w:rPr>
            <w:color w:val="1155cc"/>
            <w:sz w:val="24"/>
            <w:szCs w:val="24"/>
            <w:u w:val="single"/>
            <w:rtl w:val="0"/>
          </w:rPr>
          <w:t xml:space="preserve">/v1/dossiers/{dossierId}/</w:t>
        </w:r>
      </w:hyperlink>
      <w:r w:rsidDel="00000000" w:rsidR="00000000" w:rsidRPr="00000000">
        <w:rPr>
          <w:color w:val="4744e3"/>
          <w:sz w:val="24"/>
          <w:szCs w:val="24"/>
          <w:u w:val="single"/>
          <w:rtl w:val="0"/>
        </w:rPr>
        <w:t xml:space="preserve">entry-lines</w:t>
      </w:r>
    </w:p>
    <w:p w:rsidR="00000000" w:rsidDel="00000000" w:rsidP="00000000" w:rsidRDefault="00000000" w:rsidRPr="00000000" w14:paraId="000002A4">
      <w:pPr>
        <w:pStyle w:val="Subtitle"/>
        <w:pageBreakBefore w:val="0"/>
        <w:rPr/>
      </w:pPr>
      <w:bookmarkStart w:colFirst="0" w:colLast="0" w:name="_p38vt2dho84i" w:id="103"/>
      <w:bookmarkEnd w:id="103"/>
      <w:r w:rsidDel="00000000" w:rsidR="00000000" w:rsidRPr="00000000">
        <w:rPr>
          <w:rtl w:val="0"/>
        </w:rPr>
        <w:t xml:space="preserve">Method</w:t>
      </w:r>
    </w:p>
    <w:p w:rsidR="00000000" w:rsidDel="00000000" w:rsidP="00000000" w:rsidRDefault="00000000" w:rsidRPr="00000000" w14:paraId="000002A5">
      <w:pPr>
        <w:pageBreakBefore w:val="0"/>
        <w:rPr/>
      </w:pPr>
      <w:r w:rsidDel="00000000" w:rsidR="00000000" w:rsidRPr="00000000">
        <w:rPr>
          <w:rtl w:val="0"/>
        </w:rPr>
        <w:t xml:space="preserve">GET</w:t>
      </w:r>
    </w:p>
    <w:p w:rsidR="00000000" w:rsidDel="00000000" w:rsidP="00000000" w:rsidRDefault="00000000" w:rsidRPr="00000000" w14:paraId="000002A6">
      <w:pPr>
        <w:pStyle w:val="Subtitle"/>
        <w:pageBreakBefore w:val="0"/>
        <w:rPr/>
      </w:pPr>
      <w:bookmarkStart w:colFirst="0" w:colLast="0" w:name="_r9xru7gkc9i1" w:id="104"/>
      <w:bookmarkEnd w:id="104"/>
      <w:r w:rsidDel="00000000" w:rsidR="00000000" w:rsidRPr="00000000">
        <w:rPr>
          <w:rtl w:val="0"/>
        </w:rPr>
        <w:t xml:space="preserve">Paramètres (path)</w:t>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A7">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A8">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pageBreakBefore w:val="0"/>
              <w:widowControl w:val="0"/>
              <w:jc w:val="left"/>
              <w:rPr>
                <w:color w:val="434343"/>
              </w:rPr>
            </w:pPr>
            <w:r w:rsidDel="00000000" w:rsidR="00000000" w:rsidRPr="00000000">
              <w:rPr>
                <w:color w:val="434343"/>
                <w:rtl w:val="0"/>
              </w:rPr>
              <w:t xml:space="preserve">dossierId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2AB">
      <w:pPr>
        <w:pStyle w:val="Subtitle"/>
        <w:pageBreakBefore w:val="0"/>
        <w:rPr/>
      </w:pPr>
      <w:bookmarkStart w:colFirst="0" w:colLast="0" w:name="_ex1tqr1ktgjw" w:id="105"/>
      <w:bookmarkEnd w:id="105"/>
      <w:r w:rsidDel="00000000" w:rsidR="00000000" w:rsidRPr="00000000">
        <w:rPr>
          <w:rtl w:val="0"/>
        </w:rPr>
        <w:t xml:space="preserve">Paramètres (query)</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AC">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AD">
            <w:pPr>
              <w:pageBreakBefore w:val="0"/>
              <w:widowControl w:val="0"/>
              <w:rPr>
                <w:color w:val="ffffff"/>
              </w:rPr>
            </w:pPr>
            <w:r w:rsidDel="00000000" w:rsidR="00000000" w:rsidRPr="00000000">
              <w:rPr>
                <w:color w:val="ffffff"/>
                <w:rtl w:val="0"/>
              </w:rPr>
              <w:t xml:space="preserve">Description</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AE">
            <w:pPr>
              <w:pageBreakBefore w:val="0"/>
              <w:widowControl w:val="0"/>
              <w:rPr>
                <w:color w:val="ffffff"/>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jc w:val="left"/>
              <w:rPr>
                <w:color w:val="434343"/>
              </w:rPr>
            </w:pPr>
            <w:r w:rsidDel="00000000" w:rsidR="00000000" w:rsidRPr="00000000">
              <w:rPr>
                <w:color w:val="434343"/>
                <w:rtl w:val="0"/>
              </w:rPr>
              <w:t xml:space="preserve">pageNumber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widowControl w:val="0"/>
              <w:jc w:val="left"/>
              <w:rPr>
                <w:color w:val="434343"/>
              </w:rPr>
            </w:pPr>
            <w:r w:rsidDel="00000000" w:rsidR="00000000" w:rsidRPr="00000000">
              <w:rPr>
                <w:color w:val="434343"/>
                <w:rtl w:val="0"/>
              </w:rPr>
              <w:t xml:space="preserve">Numéro de la page de résultats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jc w:val="left"/>
              <w:rPr>
                <w:color w:val="434343"/>
              </w:rPr>
            </w:pPr>
            <w:r w:rsidDel="00000000" w:rsidR="00000000" w:rsidRPr="00000000">
              <w:rPr>
                <w:color w:val="434343"/>
                <w:rtl w:val="0"/>
              </w:rPr>
              <w:t xml:space="preserve">startDate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jc w:val="left"/>
              <w:rPr>
                <w:color w:val="434343"/>
              </w:rPr>
            </w:pPr>
            <w:r w:rsidDel="00000000" w:rsidR="00000000" w:rsidRPr="00000000">
              <w:rPr>
                <w:color w:val="434343"/>
                <w:rtl w:val="0"/>
              </w:rPr>
              <w:t xml:space="preserve">date de début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jc w:val="left"/>
              <w:rPr>
                <w:color w:val="434343"/>
              </w:rPr>
            </w:pPr>
            <w:r w:rsidDel="00000000" w:rsidR="00000000" w:rsidRPr="00000000">
              <w:rPr>
                <w:color w:val="434343"/>
                <w:rtl w:val="0"/>
              </w:rPr>
              <w:t xml:space="preserve">endDate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jc w:val="left"/>
              <w:rPr>
                <w:color w:val="434343"/>
              </w:rPr>
            </w:pPr>
            <w:r w:rsidDel="00000000" w:rsidR="00000000" w:rsidRPr="00000000">
              <w:rPr>
                <w:color w:val="434343"/>
                <w:rtl w:val="0"/>
              </w:rPr>
              <w:t xml:space="preserve">date de fin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jc w:val="left"/>
              <w:rPr>
                <w:color w:val="434343"/>
              </w:rPr>
            </w:pPr>
            <w:r w:rsidDel="00000000" w:rsidR="00000000" w:rsidRPr="00000000">
              <w:rPr>
                <w:color w:val="434343"/>
                <w:rtl w:val="0"/>
              </w:rPr>
              <w:t xml:space="preserve">accountNumber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jc w:val="left"/>
              <w:rPr>
                <w:color w:val="434343"/>
              </w:rPr>
            </w:pPr>
            <w:r w:rsidDel="00000000" w:rsidR="00000000" w:rsidRPr="00000000">
              <w:rPr>
                <w:color w:val="434343"/>
                <w:rtl w:val="0"/>
              </w:rPr>
              <w:t xml:space="preserve">Filtre sur un compte (si laissé vide : par défaut tous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jc w:val="left"/>
              <w:rPr>
                <w:color w:val="434343"/>
              </w:rPr>
            </w:pPr>
            <w:r w:rsidDel="00000000" w:rsidR="00000000" w:rsidRPr="00000000">
              <w:rPr>
                <w:color w:val="434343"/>
                <w:rtl w:val="0"/>
              </w:rPr>
              <w:t xml:space="preserve">journalId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jc w:val="left"/>
              <w:rPr>
                <w:color w:val="434343"/>
              </w:rPr>
            </w:pPr>
            <w:r w:rsidDel="00000000" w:rsidR="00000000" w:rsidRPr="00000000">
              <w:rPr>
                <w:color w:val="434343"/>
                <w:rtl w:val="0"/>
              </w:rPr>
              <w:t xml:space="preserve">Filtre sur un journal si défini</w:t>
            </w:r>
          </w:p>
        </w:tc>
      </w:tr>
    </w:tbl>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Chaque page retourne 100 lignes. Le nombre total de pages disponibles est requêtable via l’endpoint “EntryLines - Count”. </w:t>
      </w:r>
    </w:p>
    <w:p w:rsidR="00000000" w:rsidDel="00000000" w:rsidP="00000000" w:rsidRDefault="00000000" w:rsidRPr="00000000" w14:paraId="000002C0">
      <w:pPr>
        <w:pageBreakBefore w:val="0"/>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https://wa-fred-accounting-services-prod.azurewebsites.net/v1/dossiers/23510/entry-lines?startDate=2020-01-01&amp;endDate=2020-12-31&amp;accountNumber=12&amp;pageNumber=1</w:t>
            </w:r>
          </w:p>
        </w:tc>
      </w:tr>
    </w:tbl>
    <w:p w:rsidR="00000000" w:rsidDel="00000000" w:rsidP="00000000" w:rsidRDefault="00000000" w:rsidRPr="00000000" w14:paraId="000002C2">
      <w:pPr>
        <w:pStyle w:val="Heading3"/>
        <w:pageBreakBefore w:val="0"/>
        <w:rPr/>
      </w:pPr>
      <w:bookmarkStart w:colFirst="0" w:colLast="0" w:name="_3ybtlnll88nh" w:id="106"/>
      <w:bookmarkEnd w:id="106"/>
      <w:r w:rsidDel="00000000" w:rsidR="00000000" w:rsidRPr="00000000">
        <w:rPr>
          <w:rtl w:val="0"/>
        </w:rPr>
      </w:r>
    </w:p>
    <w:p w:rsidR="00000000" w:rsidDel="00000000" w:rsidP="00000000" w:rsidRDefault="00000000" w:rsidRPr="00000000" w14:paraId="000002C3">
      <w:pPr>
        <w:pStyle w:val="Heading4"/>
        <w:rPr/>
      </w:pPr>
      <w:bookmarkStart w:colFirst="0" w:colLast="0" w:name="_d72c8mnekhg7" w:id="107"/>
      <w:bookmarkEnd w:id="107"/>
      <w:r w:rsidDel="00000000" w:rsidR="00000000" w:rsidRPr="00000000">
        <w:rPr>
          <w:rtl w:val="0"/>
        </w:rPr>
        <w:t xml:space="preserve">Réponse</w:t>
      </w:r>
    </w:p>
    <w:p w:rsidR="00000000" w:rsidDel="00000000" w:rsidP="00000000" w:rsidRDefault="00000000" w:rsidRPr="00000000" w14:paraId="000002C4">
      <w:pPr>
        <w:pStyle w:val="Subtitle"/>
        <w:pageBreakBefore w:val="0"/>
        <w:rPr/>
      </w:pPr>
      <w:bookmarkStart w:colFirst="0" w:colLast="0" w:name="_k6xvht436e7i" w:id="108"/>
      <w:bookmarkEnd w:id="108"/>
      <w:r w:rsidDel="00000000" w:rsidR="00000000" w:rsidRPr="00000000">
        <w:rPr>
          <w:rtl w:val="0"/>
        </w:rPr>
        <w:t xml:space="preserve">Content-type</w:t>
      </w:r>
    </w:p>
    <w:p w:rsidR="00000000" w:rsidDel="00000000" w:rsidP="00000000" w:rsidRDefault="00000000" w:rsidRPr="00000000" w14:paraId="000002C5">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2C6">
      <w:pPr>
        <w:pStyle w:val="Subtitle"/>
        <w:pageBreakBefore w:val="0"/>
        <w:rPr/>
      </w:pPr>
      <w:bookmarkStart w:colFirst="0" w:colLast="0" w:name="_q4bnriyhm04p" w:id="109"/>
      <w:bookmarkEnd w:id="109"/>
      <w:r w:rsidDel="00000000" w:rsidR="00000000" w:rsidRPr="00000000">
        <w:rPr>
          <w:rtl w:val="0"/>
        </w:rPr>
        <w:t xml:space="preserve">Response Body</w:t>
      </w:r>
    </w:p>
    <w:p w:rsidR="00000000" w:rsidDel="00000000" w:rsidP="00000000" w:rsidRDefault="00000000" w:rsidRPr="00000000" w14:paraId="000002C7">
      <w:pPr>
        <w:pageBreakBefore w:val="0"/>
        <w:rPr>
          <w:color w:val="434343"/>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C8">
            <w:pPr>
              <w:pageBreakBefore w:val="0"/>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rPr>
                <w:color w:val="ffffff"/>
              </w:rPr>
            </w:pPr>
            <w:r w:rsidDel="00000000" w:rsidR="00000000" w:rsidRPr="00000000">
              <w:rPr>
                <w:color w:val="ffffff"/>
                <w:rtl w:val="0"/>
              </w:rPr>
              <w:t xml:space="preserve">Description</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rPr>
                <w:color w:val="434343"/>
              </w:rPr>
            </w:pPr>
            <w:r w:rsidDel="00000000" w:rsidR="00000000" w:rsidRPr="00000000">
              <w:rPr>
                <w:color w:val="434343"/>
                <w:rtl w:val="0"/>
              </w:rPr>
              <w:t xml:space="preserve">EntryLines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rPr>
                <w:color w:val="434343"/>
              </w:rPr>
            </w:pPr>
            <w:r w:rsidDel="00000000" w:rsidR="00000000" w:rsidRPr="00000000">
              <w:rPr>
                <w:color w:val="434343"/>
                <w:rtl w:val="0"/>
              </w:rPr>
              <w:t xml:space="preserve">une liste de lignes comptables </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widowControl w:val="0"/>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rPr>
                <w:color w:val="434343"/>
              </w:rPr>
            </w:pPr>
            <w:r w:rsidDel="00000000" w:rsidR="00000000" w:rsidRPr="00000000">
              <w:rPr>
                <w:color w:val="434343"/>
                <w:rtl w:val="0"/>
              </w:rPr>
              <w:t xml:space="preserve">Id de la ligne comptable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widowControl w:val="0"/>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pageBreakBefore w:val="0"/>
              <w:widowControl w:val="0"/>
              <w:rPr>
                <w:color w:val="434343"/>
              </w:rPr>
            </w:pPr>
            <w:r w:rsidDel="00000000" w:rsidR="00000000" w:rsidRPr="00000000">
              <w:rPr>
                <w:color w:val="434343"/>
                <w:rtl w:val="0"/>
              </w:rPr>
              <w:t xml:space="preserve">Libellé</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pageBreakBefore w:val="0"/>
              <w:widowControl w:val="0"/>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widowControl w:val="0"/>
              <w:rPr>
                <w:color w:val="434343"/>
              </w:rPr>
            </w:pPr>
            <w:r w:rsidDel="00000000" w:rsidR="00000000" w:rsidRPr="00000000">
              <w:rPr>
                <w:color w:val="434343"/>
                <w:rtl w:val="0"/>
              </w:rPr>
              <w:t xml:space="preserve">Montant au débit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widowControl w:val="0"/>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pageBreakBefore w:val="0"/>
              <w:widowControl w:val="0"/>
              <w:rPr>
                <w:color w:val="434343"/>
              </w:rPr>
            </w:pPr>
            <w:r w:rsidDel="00000000" w:rsidR="00000000" w:rsidRPr="00000000">
              <w:rPr>
                <w:color w:val="434343"/>
                <w:rtl w:val="0"/>
              </w:rPr>
              <w:t xml:space="preserve">Montant au crédit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widowControl w:val="0"/>
              <w:rPr>
                <w:color w:val="434343"/>
              </w:rPr>
            </w:pPr>
            <w:r w:rsidDel="00000000" w:rsidR="00000000" w:rsidRPr="00000000">
              <w:rPr>
                <w:color w:val="434343"/>
                <w:rtl w:val="0"/>
              </w:rPr>
              <w:t xml:space="preserve">Letter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widowControl w:val="0"/>
              <w:rPr>
                <w:color w:val="434343"/>
              </w:rPr>
            </w:pPr>
            <w:r w:rsidDel="00000000" w:rsidR="00000000" w:rsidRPr="00000000">
              <w:rPr>
                <w:color w:val="434343"/>
                <w:rtl w:val="0"/>
              </w:rPr>
              <w:t xml:space="preserve">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widowControl w:val="0"/>
              <w:rPr>
                <w:color w:val="434343"/>
              </w:rPr>
            </w:pPr>
            <w:r w:rsidDel="00000000" w:rsidR="00000000" w:rsidRPr="00000000">
              <w:rPr>
                <w:color w:val="434343"/>
                <w:rtl w:val="0"/>
              </w:rPr>
              <w:t xml:space="preserve">LetterId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rPr>
                <w:color w:val="434343"/>
              </w:rPr>
            </w:pPr>
            <w:r w:rsidDel="00000000" w:rsidR="00000000" w:rsidRPr="00000000">
              <w:rPr>
                <w:color w:val="434343"/>
                <w:rtl w:val="0"/>
              </w:rPr>
              <w:t xml:space="preserve">Id technique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widowControl w:val="0"/>
              <w:rPr>
                <w:color w:val="434343"/>
              </w:rPr>
            </w:pPr>
            <w:r w:rsidDel="00000000" w:rsidR="00000000" w:rsidRPr="00000000">
              <w:rPr>
                <w:color w:val="434343"/>
                <w:rtl w:val="0"/>
              </w:rPr>
              <w:t xml:space="preserve">LetterDate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widowControl w:val="0"/>
              <w:rPr>
                <w:color w:val="434343"/>
              </w:rPr>
            </w:pPr>
            <w:r w:rsidDel="00000000" w:rsidR="00000000" w:rsidRPr="00000000">
              <w:rPr>
                <w:color w:val="434343"/>
                <w:rtl w:val="0"/>
              </w:rPr>
              <w:t xml:space="preserve">Date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widowControl w:val="0"/>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rPr>
                <w:color w:val="434343"/>
              </w:rPr>
            </w:pPr>
            <w:r w:rsidDel="00000000" w:rsidR="00000000" w:rsidRPr="00000000">
              <w:rPr>
                <w:color w:val="434343"/>
                <w:rtl w:val="0"/>
              </w:rPr>
              <w:t xml:space="preserve">Devise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widowControl w:val="0"/>
              <w:rPr>
                <w:color w:val="434343"/>
              </w:rPr>
            </w:pPr>
            <w:r w:rsidDel="00000000" w:rsidR="00000000" w:rsidRPr="00000000">
              <w:rPr>
                <w:color w:val="434343"/>
                <w:rtl w:val="0"/>
              </w:rPr>
              <w:t xml:space="preserve">Entry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widowControl w:val="0"/>
              <w:rPr>
                <w:color w:val="434343"/>
              </w:rPr>
            </w:pPr>
            <w:r w:rsidDel="00000000" w:rsidR="00000000" w:rsidRPr="00000000">
              <w:rPr>
                <w:color w:val="434343"/>
                <w:rtl w:val="0"/>
              </w:rPr>
              <w:t xml:space="preserve">Entry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widowControl w:val="0"/>
              <w:rPr>
                <w:color w:val="434343"/>
              </w:rPr>
            </w:pPr>
            <w:r w:rsidDel="00000000" w:rsidR="00000000" w:rsidRPr="00000000">
              <w:rPr>
                <w:color w:val="434343"/>
                <w:rtl w:val="0"/>
              </w:rPr>
              <w:t xml:space="preserve">Id de l’écriture correspondante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rPr>
                <w:color w:val="434343"/>
              </w:rPr>
            </w:pPr>
            <w:r w:rsidDel="00000000" w:rsidR="00000000" w:rsidRPr="00000000">
              <w:rPr>
                <w:color w:val="434343"/>
                <w:rtl w:val="0"/>
              </w:rPr>
              <w:t xml:space="preserve">Entry / 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widowControl w:val="0"/>
              <w:rPr>
                <w:color w:val="434343"/>
              </w:rPr>
            </w:pPr>
            <w:r w:rsidDel="00000000" w:rsidR="00000000" w:rsidRPr="00000000">
              <w:rPr>
                <w:color w:val="434343"/>
                <w:rtl w:val="0"/>
              </w:rPr>
              <w:t xml:space="preserve">Date de 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widowControl w:val="0"/>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widowControl w:val="0"/>
              <w:rPr>
                <w:color w:val="434343"/>
              </w:rPr>
            </w:pPr>
            <w:r w:rsidDel="00000000" w:rsidR="00000000" w:rsidRPr="00000000">
              <w:rPr>
                <w:color w:val="434343"/>
                <w:rtl w:val="0"/>
              </w:rPr>
              <w:t xml:space="preserve">Journal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pageBreakBefore w:val="0"/>
              <w:widowControl w:val="0"/>
              <w:rPr>
                <w:color w:val="434343"/>
              </w:rPr>
            </w:pPr>
            <w:r w:rsidDel="00000000" w:rsidR="00000000" w:rsidRPr="00000000">
              <w:rPr>
                <w:color w:val="434343"/>
                <w:rtl w:val="0"/>
              </w:rPr>
              <w:t xml:space="preserve">Journal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pageBreakBefore w:val="0"/>
              <w:widowControl w:val="0"/>
              <w:rPr>
                <w:color w:val="434343"/>
              </w:rPr>
            </w:pPr>
            <w:r w:rsidDel="00000000" w:rsidR="00000000" w:rsidRPr="00000000">
              <w:rPr>
                <w:color w:val="434343"/>
                <w:rtl w:val="0"/>
              </w:rPr>
              <w:t xml:space="preserve">ID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pageBreakBefore w:val="0"/>
              <w:widowControl w:val="0"/>
              <w:rPr>
                <w:color w:val="434343"/>
              </w:rPr>
            </w:pPr>
            <w:r w:rsidDel="00000000" w:rsidR="00000000" w:rsidRPr="00000000">
              <w:rPr>
                <w:color w:val="434343"/>
                <w:rtl w:val="0"/>
              </w:rPr>
              <w:t xml:space="preserve">Journal / 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widowControl w:val="0"/>
              <w:rPr>
                <w:color w:val="434343"/>
              </w:rPr>
            </w:pPr>
            <w:r w:rsidDel="00000000" w:rsidR="00000000" w:rsidRPr="00000000">
              <w:rPr>
                <w:color w:val="434343"/>
                <w:rtl w:val="0"/>
              </w:rPr>
              <w:t xml:space="preserve">Code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pageBreakBefore w:val="0"/>
              <w:widowControl w:val="0"/>
              <w:rPr>
                <w:color w:val="434343"/>
              </w:rPr>
            </w:pPr>
            <w:r w:rsidDel="00000000" w:rsidR="00000000" w:rsidRPr="00000000">
              <w:rPr>
                <w:color w:val="434343"/>
                <w:rtl w:val="0"/>
              </w:rPr>
              <w:t xml:space="preserve">AccountingDocument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widowControl w:val="0"/>
              <w:rPr>
                <w:color w:val="434343"/>
              </w:rPr>
            </w:pPr>
            <w:r w:rsidDel="00000000" w:rsidR="00000000" w:rsidRPr="00000000">
              <w:rPr>
                <w:color w:val="434343"/>
                <w:rtl w:val="0"/>
              </w:rPr>
              <w:t xml:space="preserve">AccountingDocument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widowControl w:val="0"/>
              <w:rPr>
                <w:color w:val="434343"/>
              </w:rPr>
            </w:pPr>
            <w:r w:rsidDel="00000000" w:rsidR="00000000" w:rsidRPr="00000000">
              <w:rPr>
                <w:color w:val="434343"/>
                <w:rtl w:val="0"/>
              </w:rPr>
              <w:t xml:space="preserve">Id de la pièce justificative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pageBreakBefore w:val="0"/>
              <w:widowControl w:val="0"/>
              <w:rPr>
                <w:color w:val="434343"/>
              </w:rPr>
            </w:pPr>
            <w:r w:rsidDel="00000000" w:rsidR="00000000" w:rsidRPr="00000000">
              <w:rPr>
                <w:color w:val="434343"/>
                <w:rtl w:val="0"/>
              </w:rPr>
              <w:t xml:space="preserve">AccountingDocument / Reference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pageBreakBefore w:val="0"/>
              <w:widowControl w:val="0"/>
              <w:rPr>
                <w:color w:val="434343"/>
              </w:rPr>
            </w:pPr>
            <w:r w:rsidDel="00000000" w:rsidR="00000000" w:rsidRPr="00000000">
              <w:rPr>
                <w:color w:val="434343"/>
                <w:rtl w:val="0"/>
              </w:rPr>
              <w:t xml:space="preserve">CurrentPage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widowControl w:val="0"/>
              <w:rPr>
                <w:color w:val="434343"/>
              </w:rPr>
            </w:pPr>
            <w:r w:rsidDel="00000000" w:rsidR="00000000" w:rsidRPr="00000000">
              <w:rPr>
                <w:color w:val="434343"/>
                <w:rtl w:val="0"/>
              </w:rPr>
              <w:t xml:space="preserve">Numéro page actuelle</w:t>
            </w:r>
          </w:p>
        </w:tc>
      </w:tr>
    </w:tbl>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Style w:val="Heading4"/>
        <w:rPr/>
      </w:pPr>
      <w:bookmarkStart w:colFirst="0" w:colLast="0" w:name="_ai6uulpdws9o" w:id="110"/>
      <w:bookmarkEnd w:id="110"/>
      <w:r w:rsidDel="00000000" w:rsidR="00000000" w:rsidRPr="00000000">
        <w:rPr>
          <w:rtl w:val="0"/>
        </w:rPr>
        <w:t xml:space="preserve">Exemple</w:t>
      </w:r>
    </w:p>
    <w:tbl>
      <w:tblPr>
        <w:tblStyle w:val="Table3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2F8">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w:t>
              <w:br w:type="textWrapping"/>
              <w:t xml:space="preserve">  "EntryLines": [</w:t>
              <w:br w:type="textWrapping"/>
              <w:t xml:space="preserve">    {</w:t>
              <w:br w:type="textWrapping"/>
              <w:t xml:space="preserve">      "Id": 3833298,</w:t>
              <w:br w:type="textWrapping"/>
              <w:t xml:space="preserve">      "Label": </w:t>
            </w:r>
            <w:r w:rsidDel="00000000" w:rsidR="00000000" w:rsidRPr="00000000">
              <w:rPr>
                <w:rFonts w:ascii="Consolas" w:cs="Consolas" w:eastAsia="Consolas" w:hAnsi="Consolas"/>
                <w:color w:val="f1fa8c"/>
                <w:shd w:fill="282a36" w:val="clear"/>
                <w:rtl w:val="0"/>
              </w:rPr>
              <w:t xml:space="preserve">"FRANPRIX SUPERMARCHE - 1002 - CHOCOLAT AU LAIT"</w:t>
            </w:r>
            <w:r w:rsidDel="00000000" w:rsidR="00000000" w:rsidRPr="00000000">
              <w:rPr>
                <w:rFonts w:ascii="Consolas" w:cs="Consolas" w:eastAsia="Consolas" w:hAnsi="Consolas"/>
                <w:color w:val="f8f8f2"/>
                <w:shd w:fill="282a36" w:val="clear"/>
                <w:rtl w:val="0"/>
              </w:rPr>
              <w:t xml:space="preserve">,</w:t>
              <w:br w:type="textWrapping"/>
              <w:t xml:space="preserve">      "DebitAmount": 0,</w:t>
              <w:br w:type="textWrapping"/>
              <w:t xml:space="preserve">      "CreditAmount": 250,</w:t>
              <w:br w:type="textWrapping"/>
              <w:t xml:space="preserve">      "Currency": </w:t>
            </w:r>
            <w:r w:rsidDel="00000000" w:rsidR="00000000" w:rsidRPr="00000000">
              <w:rPr>
                <w:rFonts w:ascii="Consolas" w:cs="Consolas" w:eastAsia="Consolas" w:hAnsi="Consolas"/>
                <w:color w:val="f1fa8c"/>
                <w:shd w:fill="282a36" w:val="clear"/>
                <w:rtl w:val="0"/>
              </w:rPr>
              <w:t xml:space="preserve">"EUR"</w:t>
            </w:r>
            <w:r w:rsidDel="00000000" w:rsidR="00000000" w:rsidRPr="00000000">
              <w:rPr>
                <w:rFonts w:ascii="Consolas" w:cs="Consolas" w:eastAsia="Consolas" w:hAnsi="Consolas"/>
                <w:color w:val="f8f8f2"/>
                <w:shd w:fill="282a36" w:val="clear"/>
                <w:rtl w:val="0"/>
              </w:rPr>
              <w:t xml:space="preserve">,</w:t>
              <w:br w:type="textWrapping"/>
              <w:t xml:space="preserve">      "Entry": {</w:t>
              <w:br w:type="textWrapping"/>
              <w:t xml:space="preserve">        "Id": 1123177,</w:t>
              <w:br w:type="textWrapping"/>
              <w:t xml:space="preserve">        "Date": </w:t>
            </w:r>
            <w:r w:rsidDel="00000000" w:rsidR="00000000" w:rsidRPr="00000000">
              <w:rPr>
                <w:rFonts w:ascii="Consolas" w:cs="Consolas" w:eastAsia="Consolas" w:hAnsi="Consolas"/>
                <w:color w:val="f1fa8c"/>
                <w:shd w:fill="282a36" w:val="clear"/>
                <w:rtl w:val="0"/>
              </w:rPr>
              <w:t xml:space="preserve">"2020-10-05T00:00:00Z"</w:t>
            </w:r>
            <w:r w:rsidDel="00000000" w:rsidR="00000000" w:rsidRPr="00000000">
              <w:rPr>
                <w:rFonts w:ascii="Consolas" w:cs="Consolas" w:eastAsia="Consolas" w:hAnsi="Consolas"/>
                <w:color w:val="f8f8f2"/>
                <w:shd w:fill="282a36" w:val="clear"/>
                <w:rtl w:val="0"/>
              </w:rPr>
              <w:br w:type="textWrapping"/>
              <w:t xml:space="preserve">      },</w:t>
              <w:br w:type="textWrapping"/>
              <w:t xml:space="preserve">      "AccountNumber": </w:t>
            </w:r>
            <w:r w:rsidDel="00000000" w:rsidR="00000000" w:rsidRPr="00000000">
              <w:rPr>
                <w:rFonts w:ascii="Consolas" w:cs="Consolas" w:eastAsia="Consolas" w:hAnsi="Consolas"/>
                <w:color w:val="f1fa8c"/>
                <w:shd w:fill="282a36" w:val="clear"/>
                <w:rtl w:val="0"/>
              </w:rPr>
              <w:t xml:space="preserve">"707"</w:t>
            </w:r>
            <w:r w:rsidDel="00000000" w:rsidR="00000000" w:rsidRPr="00000000">
              <w:rPr>
                <w:rFonts w:ascii="Consolas" w:cs="Consolas" w:eastAsia="Consolas" w:hAnsi="Consolas"/>
                <w:color w:val="f8f8f2"/>
                <w:shd w:fill="282a36" w:val="clear"/>
                <w:rtl w:val="0"/>
              </w:rPr>
              <w:t xml:space="preserve">,</w:t>
              <w:br w:type="textWrapping"/>
              <w:t xml:space="preserve">      "Journal": {</w:t>
              <w:br w:type="textWrapping"/>
              <w:t xml:space="preserve">        "Id": 67916,</w:t>
              <w:br w:type="textWrapping"/>
              <w:t xml:space="preserve">        "Code": </w:t>
            </w:r>
            <w:r w:rsidDel="00000000" w:rsidR="00000000" w:rsidRPr="00000000">
              <w:rPr>
                <w:rFonts w:ascii="Consolas" w:cs="Consolas" w:eastAsia="Consolas" w:hAnsi="Consolas"/>
                <w:color w:val="f1fa8c"/>
                <w:shd w:fill="282a36" w:val="clear"/>
                <w:rtl w:val="0"/>
              </w:rPr>
              <w:t xml:space="preserve">"VT"</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w:t>
            </w:r>
          </w:p>
          <w:p w:rsidR="00000000" w:rsidDel="00000000" w:rsidP="00000000" w:rsidRDefault="00000000" w:rsidRPr="00000000" w14:paraId="000002F9">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w:t>
            </w:r>
          </w:p>
        </w:tc>
      </w:tr>
    </w:tbl>
    <w:p w:rsidR="00000000" w:rsidDel="00000000" w:rsidP="00000000" w:rsidRDefault="00000000" w:rsidRPr="00000000" w14:paraId="000002FA">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2FB">
      <w:pPr>
        <w:pStyle w:val="Heading3"/>
        <w:rPr/>
      </w:pPr>
      <w:bookmarkStart w:colFirst="0" w:colLast="0" w:name="_1j7ykw6keoi8" w:id="111"/>
      <w:bookmarkEnd w:id="111"/>
      <w:r w:rsidDel="00000000" w:rsidR="00000000" w:rsidRPr="00000000">
        <w:rPr>
          <w:rtl w:val="0"/>
        </w:rPr>
        <w:t xml:space="preserve">GET EntryLines Changes Count</w:t>
      </w:r>
    </w:p>
    <w:p w:rsidR="00000000" w:rsidDel="00000000" w:rsidP="00000000" w:rsidRDefault="00000000" w:rsidRPr="00000000" w14:paraId="000002FC">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Cet endpoint permet de récupérer le nombre de pages de résultats que renverrait un appel à l’endpoint “EntryLines Changes”. (l’endpoint Entrylines Changes retourne 100 lignes par page au maximum)</w:t>
      </w:r>
    </w:p>
    <w:p w:rsidR="00000000" w:rsidDel="00000000" w:rsidP="00000000" w:rsidRDefault="00000000" w:rsidRPr="00000000" w14:paraId="000002FD">
      <w:pPr>
        <w:pStyle w:val="Heading4"/>
        <w:rPr/>
      </w:pPr>
      <w:bookmarkStart w:colFirst="0" w:colLast="0" w:name="_9l6rh5ipmtp0" w:id="112"/>
      <w:bookmarkEnd w:id="112"/>
      <w:r w:rsidDel="00000000" w:rsidR="00000000" w:rsidRPr="00000000">
        <w:rPr>
          <w:rtl w:val="0"/>
        </w:rPr>
        <w:t xml:space="preserve">Requête</w:t>
      </w:r>
    </w:p>
    <w:p w:rsidR="00000000" w:rsidDel="00000000" w:rsidP="00000000" w:rsidRDefault="00000000" w:rsidRPr="00000000" w14:paraId="000002FE">
      <w:pPr>
        <w:pStyle w:val="Subtitle"/>
        <w:pageBreakBefore w:val="0"/>
        <w:rPr/>
      </w:pPr>
      <w:bookmarkStart w:colFirst="0" w:colLast="0" w:name="_p0a5qn9o751l" w:id="113"/>
      <w:bookmarkEnd w:id="113"/>
      <w:r w:rsidDel="00000000" w:rsidR="00000000" w:rsidRPr="00000000">
        <w:rPr>
          <w:rtl w:val="0"/>
        </w:rPr>
        <w:t xml:space="preserve">URL</w:t>
      </w:r>
    </w:p>
    <w:p w:rsidR="00000000" w:rsidDel="00000000" w:rsidP="00000000" w:rsidRDefault="00000000" w:rsidRPr="00000000" w14:paraId="000002FF">
      <w:pPr>
        <w:pageBreakBefore w:val="0"/>
        <w:rPr>
          <w:color w:val="4744e3"/>
          <w:sz w:val="24"/>
          <w:szCs w:val="24"/>
          <w:u w:val="single"/>
        </w:rPr>
      </w:pPr>
      <w:r w:rsidDel="00000000" w:rsidR="00000000" w:rsidRPr="00000000">
        <w:rPr>
          <w:color w:val="4744e3"/>
          <w:u w:val="single"/>
          <w:rtl w:val="0"/>
        </w:rPr>
        <w:t xml:space="preserve">{{URLBase}}</w:t>
      </w:r>
      <w:hyperlink r:id="rId24">
        <w:r w:rsidDel="00000000" w:rsidR="00000000" w:rsidRPr="00000000">
          <w:rPr>
            <w:color w:val="1155cc"/>
            <w:sz w:val="24"/>
            <w:szCs w:val="24"/>
            <w:u w:val="single"/>
            <w:rtl w:val="0"/>
          </w:rPr>
          <w:t xml:space="preserve">/v1/dossiers/{dossierId}/entry-lines/</w:t>
        </w:r>
      </w:hyperlink>
      <w:r w:rsidDel="00000000" w:rsidR="00000000" w:rsidRPr="00000000">
        <w:rPr>
          <w:color w:val="4744e3"/>
          <w:sz w:val="24"/>
          <w:szCs w:val="24"/>
          <w:u w:val="single"/>
          <w:rtl w:val="0"/>
        </w:rPr>
        <w:t xml:space="preserve">changes/count</w:t>
      </w:r>
    </w:p>
    <w:p w:rsidR="00000000" w:rsidDel="00000000" w:rsidP="00000000" w:rsidRDefault="00000000" w:rsidRPr="00000000" w14:paraId="00000300">
      <w:pPr>
        <w:pageBreakBefore w:val="0"/>
        <w:rPr>
          <w:color w:val="4744e3"/>
          <w:sz w:val="24"/>
          <w:szCs w:val="24"/>
          <w:u w:val="single"/>
        </w:rPr>
      </w:pPr>
      <w:r w:rsidDel="00000000" w:rsidR="00000000" w:rsidRPr="00000000">
        <w:rPr>
          <w:rtl w:val="0"/>
        </w:rPr>
      </w:r>
    </w:p>
    <w:p w:rsidR="00000000" w:rsidDel="00000000" w:rsidP="00000000" w:rsidRDefault="00000000" w:rsidRPr="00000000" w14:paraId="00000301">
      <w:pPr>
        <w:pStyle w:val="Subtitle"/>
        <w:pageBreakBefore w:val="0"/>
        <w:rPr/>
      </w:pPr>
      <w:bookmarkStart w:colFirst="0" w:colLast="0" w:name="_ftutffmwl2ge" w:id="114"/>
      <w:bookmarkEnd w:id="114"/>
      <w:r w:rsidDel="00000000" w:rsidR="00000000" w:rsidRPr="00000000">
        <w:rPr>
          <w:rtl w:val="0"/>
        </w:rPr>
        <w:t xml:space="preserve">Method</w:t>
      </w:r>
    </w:p>
    <w:p w:rsidR="00000000" w:rsidDel="00000000" w:rsidP="00000000" w:rsidRDefault="00000000" w:rsidRPr="00000000" w14:paraId="00000302">
      <w:pPr>
        <w:pageBreakBefore w:val="0"/>
        <w:rPr/>
      </w:pPr>
      <w:r w:rsidDel="00000000" w:rsidR="00000000" w:rsidRPr="00000000">
        <w:rPr>
          <w:rtl w:val="0"/>
        </w:rPr>
        <w:t xml:space="preserve">GET</w:t>
      </w:r>
    </w:p>
    <w:p w:rsidR="00000000" w:rsidDel="00000000" w:rsidP="00000000" w:rsidRDefault="00000000" w:rsidRPr="00000000" w14:paraId="00000303">
      <w:pPr>
        <w:pStyle w:val="Subtitle"/>
        <w:pageBreakBefore w:val="0"/>
        <w:rPr/>
      </w:pPr>
      <w:bookmarkStart w:colFirst="0" w:colLast="0" w:name="_2sfe4bkflhjy" w:id="115"/>
      <w:bookmarkEnd w:id="115"/>
      <w:r w:rsidDel="00000000" w:rsidR="00000000" w:rsidRPr="00000000">
        <w:rPr>
          <w:rtl w:val="0"/>
        </w:rPr>
        <w:t xml:space="preserve">Paramètres (path)</w:t>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04">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05">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pageBreakBefore w:val="0"/>
              <w:widowControl w:val="0"/>
              <w:jc w:val="left"/>
              <w:rPr>
                <w:color w:val="434343"/>
              </w:rPr>
            </w:pPr>
            <w:r w:rsidDel="00000000" w:rsidR="00000000" w:rsidRPr="00000000">
              <w:rPr>
                <w:color w:val="434343"/>
                <w:rtl w:val="0"/>
              </w:rPr>
              <w:t xml:space="preserve">dossierId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308">
      <w:pPr>
        <w:pStyle w:val="Subtitle"/>
        <w:pageBreakBefore w:val="0"/>
        <w:rPr/>
      </w:pPr>
      <w:bookmarkStart w:colFirst="0" w:colLast="0" w:name="_tlph9m1q3w52" w:id="116"/>
      <w:bookmarkEnd w:id="116"/>
      <w:r w:rsidDel="00000000" w:rsidR="00000000" w:rsidRPr="00000000">
        <w:rPr>
          <w:rtl w:val="0"/>
        </w:rPr>
        <w:t xml:space="preserve">Paramètres (query)</w:t>
      </w:r>
    </w:p>
    <w:p w:rsidR="00000000" w:rsidDel="00000000" w:rsidP="00000000" w:rsidRDefault="00000000" w:rsidRPr="00000000" w14:paraId="00000309">
      <w:pPr>
        <w:pageBreakBefore w:val="0"/>
        <w:rPr>
          <w:color w:val="434343"/>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0A">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0B">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pageBreakBefore w:val="0"/>
              <w:widowControl w:val="0"/>
              <w:jc w:val="left"/>
              <w:rPr>
                <w:color w:val="434343"/>
              </w:rPr>
            </w:pPr>
            <w:r w:rsidDel="00000000" w:rsidR="00000000" w:rsidRPr="00000000">
              <w:rPr>
                <w:color w:val="434343"/>
                <w:rtl w:val="0"/>
              </w:rPr>
              <w:t xml:space="preserve">startDate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widowControl w:val="0"/>
              <w:jc w:val="left"/>
              <w:rPr>
                <w:color w:val="434343"/>
              </w:rPr>
            </w:pPr>
            <w:r w:rsidDel="00000000" w:rsidR="00000000" w:rsidRPr="00000000">
              <w:rPr>
                <w:color w:val="434343"/>
                <w:rtl w:val="0"/>
              </w:rPr>
              <w:t xml:space="preserve">date de début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pageBreakBefore w:val="0"/>
              <w:widowControl w:val="0"/>
              <w:jc w:val="left"/>
              <w:rPr>
                <w:color w:val="434343"/>
              </w:rPr>
            </w:pPr>
            <w:r w:rsidDel="00000000" w:rsidR="00000000" w:rsidRPr="00000000">
              <w:rPr>
                <w:color w:val="434343"/>
                <w:rtl w:val="0"/>
              </w:rPr>
              <w:t xml:space="preserve">endDate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pageBreakBefore w:val="0"/>
              <w:widowControl w:val="0"/>
              <w:jc w:val="left"/>
              <w:rPr>
                <w:color w:val="434343"/>
              </w:rPr>
            </w:pPr>
            <w:r w:rsidDel="00000000" w:rsidR="00000000" w:rsidRPr="00000000">
              <w:rPr>
                <w:color w:val="434343"/>
                <w:rtl w:val="0"/>
              </w:rPr>
              <w:t xml:space="preserve">date de fin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pageBreakBefore w:val="0"/>
              <w:widowControl w:val="0"/>
              <w:jc w:val="left"/>
              <w:rPr>
                <w:color w:val="434343"/>
              </w:rPr>
            </w:pPr>
            <w:r w:rsidDel="00000000" w:rsidR="00000000" w:rsidRPr="00000000">
              <w:rPr>
                <w:color w:val="434343"/>
                <w:rtl w:val="0"/>
              </w:rPr>
              <w:t xml:space="preserve">accountNumber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pageBreakBefore w:val="0"/>
              <w:widowControl w:val="0"/>
              <w:jc w:val="left"/>
              <w:rPr>
                <w:color w:val="434343"/>
              </w:rPr>
            </w:pPr>
            <w:r w:rsidDel="00000000" w:rsidR="00000000" w:rsidRPr="00000000">
              <w:rPr>
                <w:color w:val="434343"/>
                <w:rtl w:val="0"/>
              </w:rPr>
              <w:t xml:space="preserve">str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pageBreakBefore w:val="0"/>
              <w:widowControl w:val="0"/>
              <w:jc w:val="left"/>
              <w:rPr>
                <w:color w:val="434343"/>
              </w:rPr>
            </w:pPr>
            <w:r w:rsidDel="00000000" w:rsidR="00000000" w:rsidRPr="00000000">
              <w:rPr>
                <w:color w:val="434343"/>
                <w:rtl w:val="0"/>
              </w:rPr>
              <w:t xml:space="preserve">Filtre sur un compte (si laissé vide : par défaut tous)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jc w:val="left"/>
              <w:rPr>
                <w:color w:val="434343"/>
              </w:rPr>
            </w:pPr>
            <w:r w:rsidDel="00000000" w:rsidR="00000000" w:rsidRPr="00000000">
              <w:rPr>
                <w:color w:val="434343"/>
                <w:rtl w:val="0"/>
              </w:rPr>
              <w:t xml:space="preserve">changesAfterDate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widowControl w:val="0"/>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widowControl w:val="0"/>
              <w:jc w:val="left"/>
              <w:rPr>
                <w:color w:val="434343"/>
              </w:rPr>
            </w:pPr>
            <w:r w:rsidDel="00000000" w:rsidR="00000000" w:rsidRPr="00000000">
              <w:rPr>
                <w:color w:val="434343"/>
                <w:rtl w:val="0"/>
              </w:rPr>
              <w:t xml:space="preserve">Filtrer sur les lignes ajoutées, modifiées ou supprimées après la date donnée</w:t>
            </w:r>
          </w:p>
        </w:tc>
      </w:tr>
    </w:tbl>
    <w:p w:rsidR="00000000" w:rsidDel="00000000" w:rsidP="00000000" w:rsidRDefault="00000000" w:rsidRPr="00000000" w14:paraId="00000319">
      <w:pPr>
        <w:pStyle w:val="Heading4"/>
        <w:rPr/>
      </w:pPr>
      <w:bookmarkStart w:colFirst="0" w:colLast="0" w:name="_fc8kent644nk" w:id="117"/>
      <w:bookmarkEnd w:id="117"/>
      <w:r w:rsidDel="00000000" w:rsidR="00000000" w:rsidRPr="00000000">
        <w:rPr>
          <w:rtl w:val="0"/>
        </w:rPr>
        <w:t xml:space="preserve">Réponse</w:t>
      </w:r>
    </w:p>
    <w:p w:rsidR="00000000" w:rsidDel="00000000" w:rsidP="00000000" w:rsidRDefault="00000000" w:rsidRPr="00000000" w14:paraId="0000031A">
      <w:pPr>
        <w:pStyle w:val="Subtitle"/>
        <w:pageBreakBefore w:val="0"/>
        <w:rPr/>
      </w:pPr>
      <w:bookmarkStart w:colFirst="0" w:colLast="0" w:name="_a4most3hn64e" w:id="118"/>
      <w:bookmarkEnd w:id="118"/>
      <w:r w:rsidDel="00000000" w:rsidR="00000000" w:rsidRPr="00000000">
        <w:rPr>
          <w:rtl w:val="0"/>
        </w:rPr>
        <w:t xml:space="preserve">Content-type</w:t>
      </w:r>
    </w:p>
    <w:p w:rsidR="00000000" w:rsidDel="00000000" w:rsidP="00000000" w:rsidRDefault="00000000" w:rsidRPr="00000000" w14:paraId="0000031B">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31C">
      <w:pPr>
        <w:pStyle w:val="Subtitle"/>
        <w:pageBreakBefore w:val="0"/>
        <w:rPr/>
      </w:pPr>
      <w:bookmarkStart w:colFirst="0" w:colLast="0" w:name="_uuj3p2iyygs1" w:id="119"/>
      <w:bookmarkEnd w:id="119"/>
      <w:r w:rsidDel="00000000" w:rsidR="00000000" w:rsidRPr="00000000">
        <w:rPr>
          <w:rtl w:val="0"/>
        </w:rPr>
        <w:t xml:space="preserve">Response Body</w:t>
      </w:r>
    </w:p>
    <w:p w:rsidR="00000000" w:rsidDel="00000000" w:rsidP="00000000" w:rsidRDefault="00000000" w:rsidRPr="00000000" w14:paraId="0000031D">
      <w:pPr>
        <w:pageBreakBefore w:val="0"/>
        <w:rPr>
          <w:color w:val="434343"/>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1E">
            <w:pPr>
              <w:pageBreakBefore w:val="0"/>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1F">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pageBreakBefore w:val="0"/>
              <w:widowControl w:val="0"/>
              <w:rPr>
                <w:color w:val="434343"/>
              </w:rPr>
            </w:pPr>
            <w:r w:rsidDel="00000000" w:rsidR="00000000" w:rsidRPr="00000000">
              <w:rPr>
                <w:color w:val="434343"/>
                <w:rtl w:val="0"/>
              </w:rPr>
              <w:t xml:space="preserve">TotalLinesCount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pageBreakBefore w:val="0"/>
              <w:widowControl w:val="0"/>
              <w:rPr>
                <w:color w:val="434343"/>
              </w:rPr>
            </w:pPr>
            <w:r w:rsidDel="00000000" w:rsidR="00000000" w:rsidRPr="00000000">
              <w:rPr>
                <w:color w:val="434343"/>
                <w:rtl w:val="0"/>
              </w:rPr>
              <w:t xml:space="preserve">Nombre total de lignes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widowControl w:val="0"/>
              <w:rPr>
                <w:color w:val="434343"/>
              </w:rPr>
            </w:pPr>
            <w:r w:rsidDel="00000000" w:rsidR="00000000" w:rsidRPr="00000000">
              <w:rPr>
                <w:color w:val="434343"/>
                <w:rtl w:val="0"/>
              </w:rPr>
              <w:t xml:space="preserve">TotalPagesCount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widowControl w:val="0"/>
              <w:rPr>
                <w:color w:val="434343"/>
              </w:rPr>
            </w:pPr>
            <w:r w:rsidDel="00000000" w:rsidR="00000000" w:rsidRPr="00000000">
              <w:rPr>
                <w:color w:val="434343"/>
                <w:rtl w:val="0"/>
              </w:rPr>
              <w:t xml:space="preserve">Nombre total de pages</w:t>
            </w:r>
          </w:p>
        </w:tc>
      </w:tr>
    </w:tbl>
    <w:p w:rsidR="00000000" w:rsidDel="00000000" w:rsidP="00000000" w:rsidRDefault="00000000" w:rsidRPr="00000000" w14:paraId="00000324">
      <w:pPr>
        <w:pageBreakBefore w:val="0"/>
        <w:rPr>
          <w:color w:val="434343"/>
        </w:rPr>
      </w:pPr>
      <w:r w:rsidDel="00000000" w:rsidR="00000000" w:rsidRPr="00000000">
        <w:rPr>
          <w:rtl w:val="0"/>
        </w:rPr>
      </w:r>
    </w:p>
    <w:p w:rsidR="00000000" w:rsidDel="00000000" w:rsidP="00000000" w:rsidRDefault="00000000" w:rsidRPr="00000000" w14:paraId="00000325">
      <w:pPr>
        <w:pStyle w:val="Heading4"/>
        <w:rPr/>
      </w:pPr>
      <w:bookmarkStart w:colFirst="0" w:colLast="0" w:name="_l0a9tlhtk9sx" w:id="120"/>
      <w:bookmarkEnd w:id="120"/>
      <w:r w:rsidDel="00000000" w:rsidR="00000000" w:rsidRPr="00000000">
        <w:rPr>
          <w:rtl w:val="0"/>
        </w:rPr>
        <w:t xml:space="preserve">Exemple</w:t>
      </w:r>
    </w:p>
    <w:tbl>
      <w:tblPr>
        <w:tblStyle w:val="Table4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326">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br w:type="textWrapping"/>
              <w:t xml:space="preserve">  "TotalLinesCount": 922,</w:t>
              <w:br w:type="textWrapping"/>
              <w:t xml:space="preserve">  "TotalPagesCount": 10</w:t>
              <w:br w:type="textWrapping"/>
              <w:t xml:space="preserve">}</w:t>
            </w:r>
          </w:p>
        </w:tc>
      </w:tr>
    </w:tbl>
    <w:p w:rsidR="00000000" w:rsidDel="00000000" w:rsidP="00000000" w:rsidRDefault="00000000" w:rsidRPr="00000000" w14:paraId="00000327">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328">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329">
      <w:pPr>
        <w:pStyle w:val="Heading3"/>
        <w:rPr/>
      </w:pPr>
      <w:bookmarkStart w:colFirst="0" w:colLast="0" w:name="_xwip0bgocxtg" w:id="121"/>
      <w:bookmarkEnd w:id="121"/>
      <w:r w:rsidDel="00000000" w:rsidR="00000000" w:rsidRPr="00000000">
        <w:rPr>
          <w:rtl w:val="0"/>
        </w:rPr>
        <w:t xml:space="preserve">GET EntryLines Changes</w:t>
      </w:r>
    </w:p>
    <w:p w:rsidR="00000000" w:rsidDel="00000000" w:rsidP="00000000" w:rsidRDefault="00000000" w:rsidRPr="00000000" w14:paraId="0000032A">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Les modifications sur les lignes comptables. Cet endpoint permet de récupérer les lignes comptables d’un ou plusieurs comptes</w:t>
      </w:r>
      <w:r w:rsidDel="00000000" w:rsidR="00000000" w:rsidRPr="00000000">
        <w:rPr>
          <w:color w:val="4744e3"/>
          <w:rtl w:val="0"/>
        </w:rPr>
        <w:t xml:space="preserve"> sur une période donnée,</w:t>
      </w:r>
      <w:r w:rsidDel="00000000" w:rsidR="00000000" w:rsidRPr="00000000">
        <w:rPr>
          <w:color w:val="4744e3"/>
          <w:rtl w:val="0"/>
        </w:rPr>
        <w:t xml:space="preserve"> qui ont été ajoutées, modifiées ou supprimées après une date donnée. </w:t>
      </w:r>
    </w:p>
    <w:p w:rsidR="00000000" w:rsidDel="00000000" w:rsidP="00000000" w:rsidRDefault="00000000" w:rsidRPr="00000000" w14:paraId="0000032B">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br w:type="textWrapping"/>
      </w:r>
      <w:r w:rsidDel="00000000" w:rsidR="00000000" w:rsidRPr="00000000">
        <w:rPr>
          <w:color w:val="4744e3"/>
          <w:rtl w:val="0"/>
        </w:rPr>
        <w:t xml:space="preserve">Elle permet en pratique de suivre lors d’un appel à toutes les modifications qui ont eu lieu sur un groupe de lignes comptables depuis le dernier appel A-1. </w:t>
      </w:r>
      <w:r w:rsidDel="00000000" w:rsidR="00000000" w:rsidRPr="00000000">
        <w:rPr>
          <w:rtl w:val="0"/>
        </w:rPr>
      </w:r>
    </w:p>
    <w:p w:rsidR="00000000" w:rsidDel="00000000" w:rsidP="00000000" w:rsidRDefault="00000000" w:rsidRPr="00000000" w14:paraId="0000032C">
      <w:pPr>
        <w:pStyle w:val="Heading4"/>
        <w:rPr/>
      </w:pPr>
      <w:bookmarkStart w:colFirst="0" w:colLast="0" w:name="_6evdjuna0a8f" w:id="122"/>
      <w:bookmarkEnd w:id="122"/>
      <w:r w:rsidDel="00000000" w:rsidR="00000000" w:rsidRPr="00000000">
        <w:rPr>
          <w:rtl w:val="0"/>
        </w:rPr>
        <w:t xml:space="preserve">Requête</w:t>
      </w:r>
    </w:p>
    <w:p w:rsidR="00000000" w:rsidDel="00000000" w:rsidP="00000000" w:rsidRDefault="00000000" w:rsidRPr="00000000" w14:paraId="0000032D">
      <w:pPr>
        <w:pStyle w:val="Subtitle"/>
        <w:pageBreakBefore w:val="0"/>
        <w:rPr/>
      </w:pPr>
      <w:bookmarkStart w:colFirst="0" w:colLast="0" w:name="_67dlr1u7qx5a" w:id="123"/>
      <w:bookmarkEnd w:id="123"/>
      <w:r w:rsidDel="00000000" w:rsidR="00000000" w:rsidRPr="00000000">
        <w:rPr>
          <w:rtl w:val="0"/>
        </w:rPr>
        <w:t xml:space="preserve">URL</w:t>
      </w:r>
    </w:p>
    <w:p w:rsidR="00000000" w:rsidDel="00000000" w:rsidP="00000000" w:rsidRDefault="00000000" w:rsidRPr="00000000" w14:paraId="0000032E">
      <w:pPr>
        <w:pageBreakBefore w:val="0"/>
        <w:rPr>
          <w:color w:val="4744e3"/>
          <w:sz w:val="24"/>
          <w:szCs w:val="24"/>
          <w:u w:val="single"/>
        </w:rPr>
      </w:pPr>
      <w:r w:rsidDel="00000000" w:rsidR="00000000" w:rsidRPr="00000000">
        <w:rPr>
          <w:color w:val="4744e3"/>
          <w:u w:val="single"/>
          <w:rtl w:val="0"/>
        </w:rPr>
        <w:t xml:space="preserve">{{URLBase}}</w:t>
      </w:r>
      <w:hyperlink r:id="rId25">
        <w:r w:rsidDel="00000000" w:rsidR="00000000" w:rsidRPr="00000000">
          <w:rPr>
            <w:color w:val="1155cc"/>
            <w:sz w:val="24"/>
            <w:szCs w:val="24"/>
            <w:u w:val="single"/>
            <w:rtl w:val="0"/>
          </w:rPr>
          <w:t xml:space="preserve">/v1/dossiers/{dossierId}/</w:t>
        </w:r>
      </w:hyperlink>
      <w:r w:rsidDel="00000000" w:rsidR="00000000" w:rsidRPr="00000000">
        <w:rPr>
          <w:color w:val="4744e3"/>
          <w:sz w:val="24"/>
          <w:szCs w:val="24"/>
          <w:u w:val="single"/>
          <w:rtl w:val="0"/>
        </w:rPr>
        <w:t xml:space="preserve">entry-lines/changes</w:t>
      </w:r>
    </w:p>
    <w:p w:rsidR="00000000" w:rsidDel="00000000" w:rsidP="00000000" w:rsidRDefault="00000000" w:rsidRPr="00000000" w14:paraId="0000032F">
      <w:pPr>
        <w:pStyle w:val="Subtitle"/>
        <w:pageBreakBefore w:val="0"/>
        <w:rPr/>
      </w:pPr>
      <w:bookmarkStart w:colFirst="0" w:colLast="0" w:name="_wlx9lawd8qud" w:id="124"/>
      <w:bookmarkEnd w:id="124"/>
      <w:r w:rsidDel="00000000" w:rsidR="00000000" w:rsidRPr="00000000">
        <w:rPr>
          <w:rtl w:val="0"/>
        </w:rPr>
        <w:t xml:space="preserve">Method</w:t>
      </w:r>
    </w:p>
    <w:p w:rsidR="00000000" w:rsidDel="00000000" w:rsidP="00000000" w:rsidRDefault="00000000" w:rsidRPr="00000000" w14:paraId="00000330">
      <w:pPr>
        <w:pageBreakBefore w:val="0"/>
        <w:rPr/>
      </w:pPr>
      <w:r w:rsidDel="00000000" w:rsidR="00000000" w:rsidRPr="00000000">
        <w:rPr>
          <w:rtl w:val="0"/>
        </w:rPr>
        <w:t xml:space="preserve">GET</w:t>
      </w:r>
    </w:p>
    <w:p w:rsidR="00000000" w:rsidDel="00000000" w:rsidP="00000000" w:rsidRDefault="00000000" w:rsidRPr="00000000" w14:paraId="00000331">
      <w:pPr>
        <w:pStyle w:val="Subtitle"/>
        <w:pageBreakBefore w:val="0"/>
        <w:rPr/>
      </w:pPr>
      <w:bookmarkStart w:colFirst="0" w:colLast="0" w:name="_4hzj6ipfxhs2" w:id="125"/>
      <w:bookmarkEnd w:id="125"/>
      <w:r w:rsidDel="00000000" w:rsidR="00000000" w:rsidRPr="00000000">
        <w:rPr>
          <w:rtl w:val="0"/>
        </w:rPr>
        <w:t xml:space="preserve">Paramètres (path)</w:t>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33">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pageBreakBefore w:val="0"/>
              <w:widowControl w:val="0"/>
              <w:jc w:val="left"/>
              <w:rPr>
                <w:color w:val="434343"/>
              </w:rPr>
            </w:pPr>
            <w:r w:rsidDel="00000000" w:rsidR="00000000" w:rsidRPr="00000000">
              <w:rPr>
                <w:color w:val="434343"/>
                <w:rtl w:val="0"/>
              </w:rPr>
              <w:t xml:space="preserve">dossierId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336">
      <w:pPr>
        <w:pStyle w:val="Subtitle"/>
        <w:pageBreakBefore w:val="0"/>
        <w:rPr/>
      </w:pPr>
      <w:bookmarkStart w:colFirst="0" w:colLast="0" w:name="_4qzo7h3msqep" w:id="126"/>
      <w:bookmarkEnd w:id="126"/>
      <w:r w:rsidDel="00000000" w:rsidR="00000000" w:rsidRPr="00000000">
        <w:rPr>
          <w:rtl w:val="0"/>
        </w:rPr>
        <w:t xml:space="preserve">Paramètres (query)</w:t>
      </w:r>
    </w:p>
    <w:p w:rsidR="00000000" w:rsidDel="00000000" w:rsidP="00000000" w:rsidRDefault="00000000" w:rsidRPr="00000000" w14:paraId="00000337">
      <w:pPr>
        <w:pageBreakBefore w:val="0"/>
        <w:rPr>
          <w:color w:val="434343"/>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38">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39">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3A">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pageBreakBefore w:val="0"/>
              <w:widowControl w:val="0"/>
              <w:jc w:val="left"/>
              <w:rPr>
                <w:color w:val="434343"/>
              </w:rPr>
            </w:pPr>
            <w:r w:rsidDel="00000000" w:rsidR="00000000" w:rsidRPr="00000000">
              <w:rPr>
                <w:color w:val="434343"/>
                <w:rtl w:val="0"/>
              </w:rPr>
              <w:t xml:space="preserve">startDate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pageBreakBefore w:val="0"/>
              <w:widowControl w:val="0"/>
              <w:jc w:val="left"/>
              <w:rPr>
                <w:color w:val="434343"/>
              </w:rPr>
            </w:pPr>
            <w:r w:rsidDel="00000000" w:rsidR="00000000" w:rsidRPr="00000000">
              <w:rPr>
                <w:color w:val="434343"/>
                <w:rtl w:val="0"/>
              </w:rPr>
              <w:t xml:space="preserve">date de début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widowControl w:val="0"/>
              <w:jc w:val="left"/>
              <w:rPr>
                <w:color w:val="434343"/>
              </w:rPr>
            </w:pPr>
            <w:r w:rsidDel="00000000" w:rsidR="00000000" w:rsidRPr="00000000">
              <w:rPr>
                <w:color w:val="434343"/>
                <w:rtl w:val="0"/>
              </w:rPr>
              <w:t xml:space="preserve">endDate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pageBreakBefore w:val="0"/>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pageBreakBefore w:val="0"/>
              <w:widowControl w:val="0"/>
              <w:jc w:val="left"/>
              <w:rPr>
                <w:color w:val="434343"/>
              </w:rPr>
            </w:pPr>
            <w:r w:rsidDel="00000000" w:rsidR="00000000" w:rsidRPr="00000000">
              <w:rPr>
                <w:color w:val="434343"/>
                <w:rtl w:val="0"/>
              </w:rPr>
              <w:t xml:space="preserve">date de fin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pageBreakBefore w:val="0"/>
              <w:widowControl w:val="0"/>
              <w:jc w:val="left"/>
              <w:rPr>
                <w:color w:val="434343"/>
              </w:rPr>
            </w:pPr>
            <w:r w:rsidDel="00000000" w:rsidR="00000000" w:rsidRPr="00000000">
              <w:rPr>
                <w:color w:val="434343"/>
                <w:rtl w:val="0"/>
              </w:rPr>
              <w:t xml:space="preserve">accountNumber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pageBreakBefore w:val="0"/>
              <w:widowControl w:val="0"/>
              <w:jc w:val="left"/>
              <w:rPr>
                <w:color w:val="434343"/>
              </w:rPr>
            </w:pPr>
            <w:r w:rsidDel="00000000" w:rsidR="00000000" w:rsidRPr="00000000">
              <w:rPr>
                <w:color w:val="434343"/>
                <w:rtl w:val="0"/>
              </w:rPr>
              <w:t xml:space="preserve">Filtre sur un compte (si laissé vide : par défaut tous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jc w:val="left"/>
              <w:rPr>
                <w:color w:val="434343"/>
              </w:rPr>
            </w:pPr>
            <w:r w:rsidDel="00000000" w:rsidR="00000000" w:rsidRPr="00000000">
              <w:rPr>
                <w:color w:val="434343"/>
                <w:rtl w:val="0"/>
              </w:rPr>
              <w:t xml:space="preserve">changedBefore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jc w:val="left"/>
              <w:rPr>
                <w:color w:val="434343"/>
              </w:rPr>
            </w:pPr>
            <w:r w:rsidDel="00000000" w:rsidR="00000000" w:rsidRPr="00000000">
              <w:rPr>
                <w:color w:val="434343"/>
                <w:rtl w:val="0"/>
              </w:rPr>
              <w:t xml:space="preserve">Filtrer sur les lignes ajoutées, modifiées ou supprimées avant la date donnée (analytique inclus, axe et tag ajoutés, modifiés, supprimés)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jc w:val="left"/>
              <w:rPr>
                <w:color w:val="434343"/>
              </w:rPr>
            </w:pPr>
            <w:r w:rsidDel="00000000" w:rsidR="00000000" w:rsidRPr="00000000">
              <w:rPr>
                <w:color w:val="434343"/>
                <w:rtl w:val="0"/>
              </w:rPr>
              <w:t xml:space="preserve">changedAfter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jc w:val="left"/>
              <w:rPr>
                <w:color w:val="434343"/>
              </w:rPr>
            </w:pPr>
            <w:r w:rsidDel="00000000" w:rsidR="00000000" w:rsidRPr="00000000">
              <w:rPr>
                <w:color w:val="434343"/>
                <w:rtl w:val="0"/>
              </w:rPr>
              <w:t xml:space="preserve">Filtrer sur les lignes ajoutées, modifiées ou supprimées après la date donnée (analytique inclus, axe et tag ajoutés, modifiés, supprimés)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widowControl w:val="0"/>
              <w:jc w:val="left"/>
              <w:rPr>
                <w:color w:val="434343"/>
              </w:rPr>
            </w:pPr>
            <w:r w:rsidDel="00000000" w:rsidR="00000000" w:rsidRPr="00000000">
              <w:rPr>
                <w:color w:val="434343"/>
                <w:rtl w:val="0"/>
              </w:rPr>
              <w:t xml:space="preserve">pageNumber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pageBreakBefore w:val="0"/>
              <w:widowControl w:val="0"/>
              <w:jc w:val="left"/>
              <w:rPr>
                <w:color w:val="434343"/>
              </w:rPr>
            </w:pPr>
            <w:r w:rsidDel="00000000" w:rsidR="00000000" w:rsidRPr="00000000">
              <w:rPr>
                <w:color w:val="434343"/>
                <w:rtl w:val="0"/>
              </w:rPr>
              <w:t xml:space="preserve">Integer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pageBreakBefore w:val="0"/>
              <w:widowControl w:val="0"/>
              <w:jc w:val="left"/>
              <w:rPr>
                <w:color w:val="434343"/>
              </w:rPr>
            </w:pPr>
            <w:r w:rsidDel="00000000" w:rsidR="00000000" w:rsidRPr="00000000">
              <w:rPr>
                <w:color w:val="434343"/>
                <w:rtl w:val="0"/>
              </w:rPr>
              <w:t xml:space="preserve">Numéro de la page de résultats. </w:t>
            </w:r>
            <w:r w:rsidDel="00000000" w:rsidR="00000000" w:rsidRPr="00000000">
              <w:rPr>
                <w:rtl w:val="0"/>
              </w:rPr>
              <w:t xml:space="preserve">Chaque page retourne 1000 lignes. Le nombre total de pages disponibles est requêtable via l’endpoint “EntryLines - Count”. </w:t>
            </w:r>
            <w:r w:rsidDel="00000000" w:rsidR="00000000" w:rsidRPr="00000000">
              <w:rPr>
                <w:rtl w:val="0"/>
              </w:rPr>
            </w:r>
          </w:p>
        </w:tc>
      </w:tr>
    </w:tbl>
    <w:p w:rsidR="00000000" w:rsidDel="00000000" w:rsidP="00000000" w:rsidRDefault="00000000" w:rsidRPr="00000000" w14:paraId="0000034D">
      <w:pPr>
        <w:pStyle w:val="Heading3"/>
        <w:pageBreakBefore w:val="0"/>
        <w:rPr/>
      </w:pPr>
      <w:bookmarkStart w:colFirst="0" w:colLast="0" w:name="_6rsh0cfzkpb3" w:id="127"/>
      <w:bookmarkEnd w:id="127"/>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https://wa-fred-accounting-services-prod.azurewebsites.net/v1/dossiers/2296/entry-lines/changes?startDate=2020-01-01&amp;endDate=2021-12-31&amp;changedAfter=2021-01-01&amp;pageNumber=1</w:t>
            </w:r>
          </w:p>
        </w:tc>
      </w:tr>
    </w:tbl>
    <w:p w:rsidR="00000000" w:rsidDel="00000000" w:rsidP="00000000" w:rsidRDefault="00000000" w:rsidRPr="00000000" w14:paraId="0000034F">
      <w:pPr>
        <w:pStyle w:val="Heading3"/>
        <w:pageBreakBefore w:val="0"/>
        <w:rPr/>
      </w:pPr>
      <w:bookmarkStart w:colFirst="0" w:colLast="0" w:name="_clye1dmbluqz" w:id="128"/>
      <w:bookmarkEnd w:id="128"/>
      <w:r w:rsidDel="00000000" w:rsidR="00000000" w:rsidRPr="00000000">
        <w:rPr>
          <w:rtl w:val="0"/>
        </w:rPr>
      </w:r>
    </w:p>
    <w:p w:rsidR="00000000" w:rsidDel="00000000" w:rsidP="00000000" w:rsidRDefault="00000000" w:rsidRPr="00000000" w14:paraId="00000350">
      <w:pPr>
        <w:pStyle w:val="Heading4"/>
        <w:rPr/>
      </w:pPr>
      <w:bookmarkStart w:colFirst="0" w:colLast="0" w:name="_2t9a1isukhtx" w:id="129"/>
      <w:bookmarkEnd w:id="129"/>
      <w:r w:rsidDel="00000000" w:rsidR="00000000" w:rsidRPr="00000000">
        <w:rPr>
          <w:rtl w:val="0"/>
        </w:rPr>
        <w:t xml:space="preserve">Réponse</w:t>
      </w:r>
    </w:p>
    <w:p w:rsidR="00000000" w:rsidDel="00000000" w:rsidP="00000000" w:rsidRDefault="00000000" w:rsidRPr="00000000" w14:paraId="00000351">
      <w:pPr>
        <w:pStyle w:val="Subtitle"/>
        <w:pageBreakBefore w:val="0"/>
        <w:rPr/>
      </w:pPr>
      <w:bookmarkStart w:colFirst="0" w:colLast="0" w:name="_1n15igz2h0y0" w:id="130"/>
      <w:bookmarkEnd w:id="130"/>
      <w:r w:rsidDel="00000000" w:rsidR="00000000" w:rsidRPr="00000000">
        <w:rPr>
          <w:rtl w:val="0"/>
        </w:rPr>
        <w:t xml:space="preserve">Content-type</w:t>
      </w:r>
    </w:p>
    <w:p w:rsidR="00000000" w:rsidDel="00000000" w:rsidP="00000000" w:rsidRDefault="00000000" w:rsidRPr="00000000" w14:paraId="00000352">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353">
      <w:pPr>
        <w:pStyle w:val="Subtitle"/>
        <w:pageBreakBefore w:val="0"/>
        <w:rPr/>
      </w:pPr>
      <w:bookmarkStart w:colFirst="0" w:colLast="0" w:name="_5v731hoirwpm" w:id="131"/>
      <w:bookmarkEnd w:id="131"/>
      <w:r w:rsidDel="00000000" w:rsidR="00000000" w:rsidRPr="00000000">
        <w:rPr>
          <w:rtl w:val="0"/>
        </w:rPr>
        <w:t xml:space="preserve">Response Body</w:t>
      </w:r>
    </w:p>
    <w:p w:rsidR="00000000" w:rsidDel="00000000" w:rsidP="00000000" w:rsidRDefault="00000000" w:rsidRPr="00000000" w14:paraId="00000354">
      <w:pPr>
        <w:pageBreakBefore w:val="0"/>
        <w:rPr>
          <w:color w:val="434343"/>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55">
            <w:pPr>
              <w:pageBreakBefore w:val="0"/>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56">
            <w:pPr>
              <w:pageBreakBefore w:val="0"/>
              <w:widowControl w:val="0"/>
              <w:rPr>
                <w:color w:val="ffffff"/>
              </w:rPr>
            </w:pPr>
            <w:r w:rsidDel="00000000" w:rsidR="00000000" w:rsidRPr="00000000">
              <w:rPr>
                <w:color w:val="ffffff"/>
                <w:rtl w:val="0"/>
              </w:rPr>
              <w:t xml:space="preserve">Description</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widowControl w:val="0"/>
              <w:rPr>
                <w:color w:val="434343"/>
              </w:rPr>
            </w:pPr>
            <w:r w:rsidDel="00000000" w:rsidR="00000000" w:rsidRPr="00000000">
              <w:rPr>
                <w:color w:val="434343"/>
                <w:rtl w:val="0"/>
              </w:rPr>
              <w:t xml:space="preserve">EntryLines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widowControl w:val="0"/>
              <w:rPr>
                <w:color w:val="434343"/>
              </w:rPr>
            </w:pPr>
            <w:r w:rsidDel="00000000" w:rsidR="00000000" w:rsidRPr="00000000">
              <w:rPr>
                <w:color w:val="434343"/>
                <w:rtl w:val="0"/>
              </w:rPr>
              <w:t xml:space="preserve">une liste de lignes comptables </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pageBreakBefore w:val="0"/>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widowControl w:val="0"/>
              <w:rPr>
                <w:color w:val="434343"/>
              </w:rPr>
            </w:pPr>
            <w:r w:rsidDel="00000000" w:rsidR="00000000" w:rsidRPr="00000000">
              <w:rPr>
                <w:color w:val="434343"/>
                <w:rtl w:val="0"/>
              </w:rPr>
              <w:t xml:space="preserve">ChangeType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pageBreakBefore w:val="0"/>
              <w:widowControl w:val="0"/>
              <w:rPr>
                <w:color w:val="434343"/>
              </w:rPr>
            </w:pPr>
            <w:r w:rsidDel="00000000" w:rsidR="00000000" w:rsidRPr="00000000">
              <w:rPr>
                <w:color w:val="434343"/>
                <w:rtl w:val="0"/>
              </w:rPr>
              <w:t xml:space="preserve">la nature de la modification : ajout, modification ou suppression (Addition/Modification/Deletion)</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pageBreakBefore w:val="0"/>
              <w:widowControl w:val="0"/>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pageBreakBefore w:val="0"/>
              <w:widowControl w:val="0"/>
              <w:rPr>
                <w:color w:val="434343"/>
              </w:rPr>
            </w:pPr>
            <w:r w:rsidDel="00000000" w:rsidR="00000000" w:rsidRPr="00000000">
              <w:rPr>
                <w:color w:val="434343"/>
                <w:rtl w:val="0"/>
              </w:rPr>
              <w:t xml:space="preserve">Id de la ligne comptable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0"/>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pageBreakBefore w:val="0"/>
              <w:widowControl w:val="0"/>
              <w:rPr>
                <w:color w:val="434343"/>
              </w:rPr>
            </w:pPr>
            <w:r w:rsidDel="00000000" w:rsidR="00000000" w:rsidRPr="00000000">
              <w:rPr>
                <w:color w:val="434343"/>
                <w:rtl w:val="0"/>
              </w:rPr>
              <w:t xml:space="preserve">Libellé</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pageBreakBefore w:val="0"/>
              <w:widowControl w:val="0"/>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widowControl w:val="0"/>
              <w:rPr>
                <w:color w:val="434343"/>
              </w:rPr>
            </w:pPr>
            <w:r w:rsidDel="00000000" w:rsidR="00000000" w:rsidRPr="00000000">
              <w:rPr>
                <w:color w:val="434343"/>
                <w:rtl w:val="0"/>
              </w:rPr>
              <w:t xml:space="preserve">Montant au débit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widowControl w:val="0"/>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rPr>
                <w:color w:val="434343"/>
              </w:rPr>
            </w:pPr>
            <w:r w:rsidDel="00000000" w:rsidR="00000000" w:rsidRPr="00000000">
              <w:rPr>
                <w:color w:val="434343"/>
                <w:rtl w:val="0"/>
              </w:rPr>
              <w:t xml:space="preserve">Montant au crédit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widowControl w:val="0"/>
              <w:rPr>
                <w:color w:val="434343"/>
              </w:rPr>
            </w:pPr>
            <w:r w:rsidDel="00000000" w:rsidR="00000000" w:rsidRPr="00000000">
              <w:rPr>
                <w:color w:val="434343"/>
                <w:rtl w:val="0"/>
              </w:rPr>
              <w:t xml:space="preserve">Letter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widowControl w:val="0"/>
              <w:rPr>
                <w:color w:val="434343"/>
              </w:rPr>
            </w:pPr>
            <w:r w:rsidDel="00000000" w:rsidR="00000000" w:rsidRPr="00000000">
              <w:rPr>
                <w:color w:val="434343"/>
                <w:rtl w:val="0"/>
              </w:rPr>
              <w:t xml:space="preserve">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pageBreakBefore w:val="0"/>
              <w:widowControl w:val="0"/>
              <w:rPr>
                <w:color w:val="434343"/>
              </w:rPr>
            </w:pPr>
            <w:r w:rsidDel="00000000" w:rsidR="00000000" w:rsidRPr="00000000">
              <w:rPr>
                <w:color w:val="434343"/>
                <w:rtl w:val="0"/>
              </w:rPr>
              <w:t xml:space="preserve">LetterId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pageBreakBefore w:val="0"/>
              <w:widowControl w:val="0"/>
              <w:rPr>
                <w:color w:val="434343"/>
              </w:rPr>
            </w:pPr>
            <w:r w:rsidDel="00000000" w:rsidR="00000000" w:rsidRPr="00000000">
              <w:rPr>
                <w:color w:val="434343"/>
                <w:rtl w:val="0"/>
              </w:rPr>
              <w:t xml:space="preserve">Id technique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rPr>
                <w:color w:val="434343"/>
              </w:rPr>
            </w:pPr>
            <w:r w:rsidDel="00000000" w:rsidR="00000000" w:rsidRPr="00000000">
              <w:rPr>
                <w:color w:val="434343"/>
                <w:rtl w:val="0"/>
              </w:rPr>
              <w:t xml:space="preserve">LetterDate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widowControl w:val="0"/>
              <w:rPr>
                <w:color w:val="434343"/>
              </w:rPr>
            </w:pPr>
            <w:r w:rsidDel="00000000" w:rsidR="00000000" w:rsidRPr="00000000">
              <w:rPr>
                <w:color w:val="434343"/>
                <w:rtl w:val="0"/>
              </w:rPr>
              <w:t xml:space="preserve">Date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widowControl w:val="0"/>
              <w:rPr>
                <w:color w:val="434343"/>
              </w:rPr>
            </w:pPr>
            <w:r w:rsidDel="00000000" w:rsidR="00000000" w:rsidRPr="00000000">
              <w:rPr>
                <w:color w:val="434343"/>
                <w:rtl w:val="0"/>
              </w:rPr>
              <w:t xml:space="preserve">Devise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rPr>
                <w:color w:val="434343"/>
              </w:rPr>
            </w:pPr>
            <w:r w:rsidDel="00000000" w:rsidR="00000000" w:rsidRPr="00000000">
              <w:rPr>
                <w:color w:val="434343"/>
                <w:rtl w:val="0"/>
              </w:rPr>
              <w:t xml:space="preserve">Entry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pageBreakBefore w:val="0"/>
              <w:widowControl w:val="0"/>
              <w:rPr>
                <w:color w:val="434343"/>
              </w:rPr>
            </w:pPr>
            <w:r w:rsidDel="00000000" w:rsidR="00000000" w:rsidRPr="00000000">
              <w:rPr>
                <w:color w:val="434343"/>
                <w:rtl w:val="0"/>
              </w:rPr>
              <w:t xml:space="preserve">Entry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pageBreakBefore w:val="0"/>
              <w:widowControl w:val="0"/>
              <w:rPr>
                <w:color w:val="434343"/>
              </w:rPr>
            </w:pPr>
            <w:r w:rsidDel="00000000" w:rsidR="00000000" w:rsidRPr="00000000">
              <w:rPr>
                <w:color w:val="434343"/>
                <w:rtl w:val="0"/>
              </w:rPr>
              <w:t xml:space="preserve">Id de l’écriture correspondante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rPr>
                <w:color w:val="434343"/>
              </w:rPr>
            </w:pPr>
            <w:r w:rsidDel="00000000" w:rsidR="00000000" w:rsidRPr="00000000">
              <w:rPr>
                <w:color w:val="434343"/>
                <w:rtl w:val="0"/>
              </w:rPr>
              <w:t xml:space="preserve">Entry / 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rPr>
                <w:color w:val="434343"/>
              </w:rPr>
            </w:pPr>
            <w:r w:rsidDel="00000000" w:rsidR="00000000" w:rsidRPr="00000000">
              <w:rPr>
                <w:color w:val="434343"/>
                <w:rtl w:val="0"/>
              </w:rPr>
              <w:t xml:space="preserve">Date de 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pageBreakBefore w:val="0"/>
              <w:widowControl w:val="0"/>
              <w:rPr>
                <w:color w:val="434343"/>
              </w:rPr>
            </w:pPr>
            <w:r w:rsidDel="00000000" w:rsidR="00000000" w:rsidRPr="00000000">
              <w:rPr>
                <w:color w:val="434343"/>
                <w:rtl w:val="0"/>
              </w:rPr>
              <w:t xml:space="preserve">Journal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rPr>
                <w:color w:val="434343"/>
              </w:rPr>
            </w:pPr>
            <w:r w:rsidDel="00000000" w:rsidR="00000000" w:rsidRPr="00000000">
              <w:rPr>
                <w:color w:val="434343"/>
                <w:rtl w:val="0"/>
              </w:rPr>
              <w:t xml:space="preserve">Journal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rPr>
                <w:color w:val="434343"/>
              </w:rPr>
            </w:pPr>
            <w:r w:rsidDel="00000000" w:rsidR="00000000" w:rsidRPr="00000000">
              <w:rPr>
                <w:color w:val="434343"/>
                <w:rtl w:val="0"/>
              </w:rPr>
              <w:t xml:space="preserve">ID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rPr>
                <w:color w:val="434343"/>
              </w:rPr>
            </w:pPr>
            <w:r w:rsidDel="00000000" w:rsidR="00000000" w:rsidRPr="00000000">
              <w:rPr>
                <w:color w:val="434343"/>
                <w:rtl w:val="0"/>
              </w:rPr>
              <w:t xml:space="preserve">Journal / 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rPr>
                <w:color w:val="434343"/>
              </w:rPr>
            </w:pPr>
            <w:r w:rsidDel="00000000" w:rsidR="00000000" w:rsidRPr="00000000">
              <w:rPr>
                <w:color w:val="434343"/>
                <w:rtl w:val="0"/>
              </w:rPr>
              <w:t xml:space="preserve">Code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widowControl w:val="0"/>
              <w:rPr>
                <w:color w:val="434343"/>
              </w:rPr>
            </w:pPr>
            <w:r w:rsidDel="00000000" w:rsidR="00000000" w:rsidRPr="00000000">
              <w:rPr>
                <w:color w:val="434343"/>
                <w:rtl w:val="0"/>
              </w:rPr>
              <w:t xml:space="preserve">AccountingDocument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rPr>
                <w:color w:val="434343"/>
              </w:rPr>
            </w:pPr>
            <w:r w:rsidDel="00000000" w:rsidR="00000000" w:rsidRPr="00000000">
              <w:rPr>
                <w:color w:val="434343"/>
                <w:rtl w:val="0"/>
              </w:rPr>
              <w:t xml:space="preserve">AccountingDocument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widowControl w:val="0"/>
              <w:rPr>
                <w:color w:val="434343"/>
              </w:rPr>
            </w:pPr>
            <w:r w:rsidDel="00000000" w:rsidR="00000000" w:rsidRPr="00000000">
              <w:rPr>
                <w:color w:val="434343"/>
                <w:rtl w:val="0"/>
              </w:rPr>
              <w:t xml:space="preserve">Id de la pièce justificative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rPr>
                <w:color w:val="434343"/>
              </w:rPr>
            </w:pPr>
            <w:r w:rsidDel="00000000" w:rsidR="00000000" w:rsidRPr="00000000">
              <w:rPr>
                <w:color w:val="434343"/>
                <w:rtl w:val="0"/>
              </w:rPr>
              <w:t xml:space="preserve">AccountingDocument / Reference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rPr>
                <w:color w:val="434343"/>
              </w:rPr>
            </w:pPr>
            <w:r w:rsidDel="00000000" w:rsidR="00000000" w:rsidRPr="00000000">
              <w:rPr>
                <w:color w:val="434343"/>
                <w:rtl w:val="0"/>
              </w:rPr>
              <w:t xml:space="preserve">CurrentPage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widowControl w:val="0"/>
              <w:rPr>
                <w:color w:val="434343"/>
              </w:rPr>
            </w:pPr>
            <w:r w:rsidDel="00000000" w:rsidR="00000000" w:rsidRPr="00000000">
              <w:rPr>
                <w:color w:val="434343"/>
                <w:rtl w:val="0"/>
              </w:rPr>
              <w:t xml:space="preserve">Numéro page actuelle</w:t>
            </w:r>
          </w:p>
        </w:tc>
      </w:tr>
    </w:tbl>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Style w:val="Heading4"/>
        <w:rPr/>
      </w:pPr>
      <w:bookmarkStart w:colFirst="0" w:colLast="0" w:name="_bz47xwdq7xdo" w:id="132"/>
      <w:bookmarkEnd w:id="132"/>
      <w:r w:rsidDel="00000000" w:rsidR="00000000" w:rsidRPr="00000000">
        <w:rPr>
          <w:rtl w:val="0"/>
        </w:rPr>
        <w:t xml:space="preserve">Exemple</w:t>
      </w:r>
    </w:p>
    <w:tbl>
      <w:tblPr>
        <w:tblStyle w:val="Table4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w:t>
              <w:br w:type="textWrapping"/>
              <w:t xml:space="preserve">  "EntryLines": [</w:t>
              <w:br w:type="textWrapping"/>
              <w:t xml:space="preserve">    {</w:t>
              <w:br w:type="textWrapping"/>
              <w:t xml:space="preserve">      "TypeOfChange": </w:t>
            </w:r>
            <w:r w:rsidDel="00000000" w:rsidR="00000000" w:rsidRPr="00000000">
              <w:rPr>
                <w:rFonts w:ascii="Consolas" w:cs="Consolas" w:eastAsia="Consolas" w:hAnsi="Consolas"/>
                <w:color w:val="f1fa8c"/>
                <w:shd w:fill="282a36" w:val="clear"/>
                <w:rtl w:val="0"/>
              </w:rPr>
              <w:t xml:space="preserve">"Update"</w:t>
            </w:r>
            <w:r w:rsidDel="00000000" w:rsidR="00000000" w:rsidRPr="00000000">
              <w:rPr>
                <w:rFonts w:ascii="Consolas" w:cs="Consolas" w:eastAsia="Consolas" w:hAnsi="Consolas"/>
                <w:color w:val="f8f8f2"/>
                <w:shd w:fill="282a36" w:val="clear"/>
                <w:rtl w:val="0"/>
              </w:rPr>
              <w:t xml:space="preserve">,</w:t>
              <w:br w:type="textWrapping"/>
              <w:t xml:space="preserve">      "Id": 2272792,</w:t>
              <w:br w:type="textWrapping"/>
              <w:t xml:space="preserve">      "Label": </w:t>
            </w:r>
            <w:r w:rsidDel="00000000" w:rsidR="00000000" w:rsidRPr="00000000">
              <w:rPr>
                <w:rFonts w:ascii="Consolas" w:cs="Consolas" w:eastAsia="Consolas" w:hAnsi="Consolas"/>
                <w:color w:val="f1fa8c"/>
                <w:shd w:fill="282a36" w:val="clear"/>
                <w:rtl w:val="0"/>
              </w:rPr>
              <w:t xml:space="preserve">"CHRISTIANE HILE - 1008"</w:t>
            </w:r>
            <w:r w:rsidDel="00000000" w:rsidR="00000000" w:rsidRPr="00000000">
              <w:rPr>
                <w:rFonts w:ascii="Consolas" w:cs="Consolas" w:eastAsia="Consolas" w:hAnsi="Consolas"/>
                <w:color w:val="f8f8f2"/>
                <w:shd w:fill="282a36" w:val="clear"/>
                <w:rtl w:val="0"/>
              </w:rPr>
              <w:t xml:space="preserve">,</w:t>
              <w:br w:type="textWrapping"/>
              <w:t xml:space="preserve">      "DebitAmount": 0,</w:t>
              <w:br w:type="textWrapping"/>
              <w:t xml:space="preserve">      "CreditAmount": 2.4,</w:t>
              <w:br w:type="textWrapping"/>
              <w:t xml:space="preserve">      "Currency": </w:t>
            </w:r>
            <w:r w:rsidDel="00000000" w:rsidR="00000000" w:rsidRPr="00000000">
              <w:rPr>
                <w:rFonts w:ascii="Consolas" w:cs="Consolas" w:eastAsia="Consolas" w:hAnsi="Consolas"/>
                <w:color w:val="f1fa8c"/>
                <w:shd w:fill="282a36" w:val="clear"/>
                <w:rtl w:val="0"/>
              </w:rPr>
              <w:t xml:space="preserve">"EUR"</w:t>
            </w:r>
            <w:r w:rsidDel="00000000" w:rsidR="00000000" w:rsidRPr="00000000">
              <w:rPr>
                <w:rFonts w:ascii="Consolas" w:cs="Consolas" w:eastAsia="Consolas" w:hAnsi="Consolas"/>
                <w:color w:val="f8f8f2"/>
                <w:shd w:fill="282a36" w:val="clear"/>
                <w:rtl w:val="0"/>
              </w:rPr>
              <w:t xml:space="preserve">,</w:t>
              <w:br w:type="textWrapping"/>
              <w:t xml:space="preserve">      "Entry": {</w:t>
              <w:br w:type="textWrapping"/>
              <w:t xml:space="preserve">        "Id": 533712,</w:t>
              <w:br w:type="textWrapping"/>
              <w:t xml:space="preserve">        "Date": </w:t>
            </w:r>
            <w:r w:rsidDel="00000000" w:rsidR="00000000" w:rsidRPr="00000000">
              <w:rPr>
                <w:rFonts w:ascii="Consolas" w:cs="Consolas" w:eastAsia="Consolas" w:hAnsi="Consolas"/>
                <w:color w:val="f1fa8c"/>
                <w:shd w:fill="282a36" w:val="clear"/>
                <w:rtl w:val="0"/>
              </w:rPr>
              <w:t xml:space="preserve">"2020-11-14T00:00:00Z"</w:t>
            </w:r>
            <w:r w:rsidDel="00000000" w:rsidR="00000000" w:rsidRPr="00000000">
              <w:rPr>
                <w:rFonts w:ascii="Consolas" w:cs="Consolas" w:eastAsia="Consolas" w:hAnsi="Consolas"/>
                <w:color w:val="f8f8f2"/>
                <w:shd w:fill="282a36" w:val="clear"/>
                <w:rtl w:val="0"/>
              </w:rPr>
              <w:br w:type="textWrapping"/>
              <w:t xml:space="preserve">      },</w:t>
              <w:br w:type="textWrapping"/>
              <w:t xml:space="preserve">      "AccountNumber": </w:t>
            </w:r>
            <w:r w:rsidDel="00000000" w:rsidR="00000000" w:rsidRPr="00000000">
              <w:rPr>
                <w:rFonts w:ascii="Consolas" w:cs="Consolas" w:eastAsia="Consolas" w:hAnsi="Consolas"/>
                <w:color w:val="f1fa8c"/>
                <w:shd w:fill="282a36" w:val="clear"/>
                <w:rtl w:val="0"/>
              </w:rPr>
              <w:t xml:space="preserve">"22@"</w:t>
            </w:r>
            <w:r w:rsidDel="00000000" w:rsidR="00000000" w:rsidRPr="00000000">
              <w:rPr>
                <w:rFonts w:ascii="Consolas" w:cs="Consolas" w:eastAsia="Consolas" w:hAnsi="Consolas"/>
                <w:color w:val="f8f8f2"/>
                <w:shd w:fill="282a36" w:val="clear"/>
                <w:rtl w:val="0"/>
              </w:rPr>
              <w:t xml:space="preserve">,</w:t>
              <w:br w:type="textWrapping"/>
              <w:t xml:space="preserve">      "Journal": {</w:t>
              <w:br w:type="textWrapping"/>
              <w:t xml:space="preserve">        "Id": 32678,</w:t>
              <w:br w:type="textWrapping"/>
              <w:t xml:space="preserve">        "Code": </w:t>
            </w:r>
            <w:r w:rsidDel="00000000" w:rsidR="00000000" w:rsidRPr="00000000">
              <w:rPr>
                <w:rFonts w:ascii="Consolas" w:cs="Consolas" w:eastAsia="Consolas" w:hAnsi="Consolas"/>
                <w:color w:val="f1fa8c"/>
                <w:shd w:fill="282a36" w:val="clear"/>
                <w:rtl w:val="0"/>
              </w:rPr>
              <w:t xml:space="preserve">"VT"</w:t>
            </w:r>
            <w:r w:rsidDel="00000000" w:rsidR="00000000" w:rsidRPr="00000000">
              <w:rPr>
                <w:rFonts w:ascii="Consolas" w:cs="Consolas" w:eastAsia="Consolas" w:hAnsi="Consolas"/>
                <w:color w:val="f8f8f2"/>
                <w:shd w:fill="282a36" w:val="clear"/>
                <w:rtl w:val="0"/>
              </w:rPr>
              <w:br w:type="textWrapping"/>
              <w:t xml:space="preserve">      },</w:t>
              <w:br w:type="textWrapping"/>
              <w:t xml:space="preserve">      "AccountingDocument": {</w:t>
              <w:br w:type="textWrapping"/>
              <w:t xml:space="preserve">        "Id": 414682,</w:t>
              <w:br w:type="textWrapping"/>
              <w:t xml:space="preserve">        "Reference": </w:t>
            </w:r>
            <w:r w:rsidDel="00000000" w:rsidR="00000000" w:rsidRPr="00000000">
              <w:rPr>
                <w:rFonts w:ascii="Consolas" w:cs="Consolas" w:eastAsia="Consolas" w:hAnsi="Consolas"/>
                <w:color w:val="f1fa8c"/>
                <w:shd w:fill="282a36" w:val="clear"/>
                <w:rtl w:val="0"/>
              </w:rPr>
              <w:t xml:space="preserve">"1008"</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w:t>
              <w:br w:type="textWrapping"/>
              <w:t xml:space="preserve">  "CurrentPage": 1</w:t>
              <w:br w:type="textWrapping"/>
              <w:t xml:space="preserve">}</w:t>
            </w:r>
          </w:p>
        </w:tc>
      </w:tr>
    </w:tbl>
    <w:p w:rsidR="00000000" w:rsidDel="00000000" w:rsidP="00000000" w:rsidRDefault="00000000" w:rsidRPr="00000000" w14:paraId="00000388">
      <w:pPr>
        <w:pStyle w:val="Heading3"/>
        <w:rPr/>
      </w:pPr>
      <w:bookmarkStart w:colFirst="0" w:colLast="0" w:name="_jlbodv6e6tby" w:id="133"/>
      <w:bookmarkEnd w:id="133"/>
      <w:r w:rsidDel="00000000" w:rsidR="00000000" w:rsidRPr="00000000">
        <w:rPr>
          <w:rtl w:val="0"/>
        </w:rPr>
        <w:t xml:space="preserve">GET EntryLines Changes With Analytic</w:t>
      </w:r>
    </w:p>
    <w:p w:rsidR="00000000" w:rsidDel="00000000" w:rsidP="00000000" w:rsidRDefault="00000000" w:rsidRPr="00000000" w14:paraId="00000389">
      <w:pPr>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Les modifications sur les lignes comptables. Cet endpoint permet de récupérer les lignes comptables d’un ou plusieurs comptes</w:t>
      </w:r>
      <w:r w:rsidDel="00000000" w:rsidR="00000000" w:rsidRPr="00000000">
        <w:rPr>
          <w:color w:val="4744e3"/>
          <w:rtl w:val="0"/>
        </w:rPr>
        <w:t xml:space="preserve"> sur une période donnée,</w:t>
      </w:r>
      <w:r w:rsidDel="00000000" w:rsidR="00000000" w:rsidRPr="00000000">
        <w:rPr>
          <w:color w:val="4744e3"/>
          <w:rtl w:val="0"/>
        </w:rPr>
        <w:t xml:space="preserve"> qui ont été ajoutées, modifiées ou supprimées après une date donnée ou ayant leur analytique qui a été modifié (ajouté / modifié / supprimé). </w:t>
      </w:r>
    </w:p>
    <w:p w:rsidR="00000000" w:rsidDel="00000000" w:rsidP="00000000" w:rsidRDefault="00000000" w:rsidRPr="00000000" w14:paraId="0000038A">
      <w:pPr>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br w:type="textWrapping"/>
      </w:r>
      <w:r w:rsidDel="00000000" w:rsidR="00000000" w:rsidRPr="00000000">
        <w:rPr>
          <w:color w:val="4744e3"/>
          <w:rtl w:val="0"/>
        </w:rPr>
        <w:t xml:space="preserve">Elle permet en pratique de suivre lors d’un appel Y toutes les modifications qui ont eu lieu sur un groupe de lignes comptables depuis le dernier appel X. </w:t>
      </w:r>
      <w:r w:rsidDel="00000000" w:rsidR="00000000" w:rsidRPr="00000000">
        <w:rPr>
          <w:rtl w:val="0"/>
        </w:rPr>
      </w:r>
    </w:p>
    <w:p w:rsidR="00000000" w:rsidDel="00000000" w:rsidP="00000000" w:rsidRDefault="00000000" w:rsidRPr="00000000" w14:paraId="0000038B">
      <w:pPr>
        <w:pStyle w:val="Heading4"/>
        <w:rPr/>
      </w:pPr>
      <w:bookmarkStart w:colFirst="0" w:colLast="0" w:name="_hovn53rmygle" w:id="134"/>
      <w:bookmarkEnd w:id="134"/>
      <w:r w:rsidDel="00000000" w:rsidR="00000000" w:rsidRPr="00000000">
        <w:rPr>
          <w:rtl w:val="0"/>
        </w:rPr>
        <w:t xml:space="preserve">Requête</w:t>
      </w:r>
    </w:p>
    <w:p w:rsidR="00000000" w:rsidDel="00000000" w:rsidP="00000000" w:rsidRDefault="00000000" w:rsidRPr="00000000" w14:paraId="0000038C">
      <w:pPr>
        <w:pStyle w:val="Subtitle"/>
        <w:rPr/>
      </w:pPr>
      <w:bookmarkStart w:colFirst="0" w:colLast="0" w:name="_34j2pd14yncm" w:id="135"/>
      <w:bookmarkEnd w:id="135"/>
      <w:r w:rsidDel="00000000" w:rsidR="00000000" w:rsidRPr="00000000">
        <w:rPr>
          <w:rtl w:val="0"/>
        </w:rPr>
        <w:t xml:space="preserve">URL</w:t>
      </w:r>
    </w:p>
    <w:p w:rsidR="00000000" w:rsidDel="00000000" w:rsidP="00000000" w:rsidRDefault="00000000" w:rsidRPr="00000000" w14:paraId="0000038D">
      <w:pPr>
        <w:rPr>
          <w:color w:val="4744e3"/>
          <w:sz w:val="24"/>
          <w:szCs w:val="24"/>
          <w:u w:val="single"/>
        </w:rPr>
      </w:pPr>
      <w:r w:rsidDel="00000000" w:rsidR="00000000" w:rsidRPr="00000000">
        <w:rPr>
          <w:color w:val="4744e3"/>
          <w:u w:val="single"/>
          <w:rtl w:val="0"/>
        </w:rPr>
        <w:t xml:space="preserve">{{URLBase}}</w:t>
      </w:r>
      <w:hyperlink r:id="rId26">
        <w:r w:rsidDel="00000000" w:rsidR="00000000" w:rsidRPr="00000000">
          <w:rPr>
            <w:color w:val="1155cc"/>
            <w:sz w:val="24"/>
            <w:szCs w:val="24"/>
            <w:u w:val="single"/>
            <w:rtl w:val="0"/>
          </w:rPr>
          <w:t xml:space="preserve">/v1/dossiers/{dossierId}/</w:t>
        </w:r>
      </w:hyperlink>
      <w:r w:rsidDel="00000000" w:rsidR="00000000" w:rsidRPr="00000000">
        <w:rPr>
          <w:color w:val="4744e3"/>
          <w:sz w:val="24"/>
          <w:szCs w:val="24"/>
          <w:u w:val="single"/>
          <w:rtl w:val="0"/>
        </w:rPr>
        <w:t xml:space="preserve">entry-lines/changes-with-analytics</w:t>
      </w:r>
    </w:p>
    <w:p w:rsidR="00000000" w:rsidDel="00000000" w:rsidP="00000000" w:rsidRDefault="00000000" w:rsidRPr="00000000" w14:paraId="0000038E">
      <w:pPr>
        <w:pStyle w:val="Subtitle"/>
        <w:rPr/>
      </w:pPr>
      <w:bookmarkStart w:colFirst="0" w:colLast="0" w:name="_e1garul0w55" w:id="136"/>
      <w:bookmarkEnd w:id="136"/>
      <w:r w:rsidDel="00000000" w:rsidR="00000000" w:rsidRPr="00000000">
        <w:rPr>
          <w:rtl w:val="0"/>
        </w:rPr>
        <w:t xml:space="preserve">Method</w:t>
      </w:r>
    </w:p>
    <w:p w:rsidR="00000000" w:rsidDel="00000000" w:rsidP="00000000" w:rsidRDefault="00000000" w:rsidRPr="00000000" w14:paraId="0000038F">
      <w:pPr>
        <w:rPr/>
      </w:pPr>
      <w:r w:rsidDel="00000000" w:rsidR="00000000" w:rsidRPr="00000000">
        <w:rPr>
          <w:rtl w:val="0"/>
        </w:rPr>
        <w:t xml:space="preserve">GET</w:t>
      </w:r>
    </w:p>
    <w:p w:rsidR="00000000" w:rsidDel="00000000" w:rsidP="00000000" w:rsidRDefault="00000000" w:rsidRPr="00000000" w14:paraId="00000390">
      <w:pPr>
        <w:pStyle w:val="Subtitle"/>
        <w:rPr/>
      </w:pPr>
      <w:bookmarkStart w:colFirst="0" w:colLast="0" w:name="_vixzhekufxza" w:id="137"/>
      <w:bookmarkEnd w:id="137"/>
      <w:r w:rsidDel="00000000" w:rsidR="00000000" w:rsidRPr="00000000">
        <w:rPr>
          <w:rtl w:val="0"/>
        </w:rPr>
        <w:t xml:space="preserve">Paramètres (path)</w:t>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91">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92">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jc w:val="left"/>
              <w:rPr>
                <w:color w:val="434343"/>
              </w:rPr>
            </w:pPr>
            <w:r w:rsidDel="00000000" w:rsidR="00000000" w:rsidRPr="00000000">
              <w:rPr>
                <w:color w:val="434343"/>
                <w:rtl w:val="0"/>
              </w:rPr>
              <w:t xml:space="preserve">dossierId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395">
      <w:pPr>
        <w:pStyle w:val="Subtitle"/>
        <w:rPr/>
      </w:pPr>
      <w:bookmarkStart w:colFirst="0" w:colLast="0" w:name="_zgis7p5au9sw" w:id="138"/>
      <w:bookmarkEnd w:id="138"/>
      <w:r w:rsidDel="00000000" w:rsidR="00000000" w:rsidRPr="00000000">
        <w:rPr>
          <w:rtl w:val="0"/>
        </w:rPr>
        <w:t xml:space="preserve">Paramètres (query)</w:t>
      </w:r>
    </w:p>
    <w:p w:rsidR="00000000" w:rsidDel="00000000" w:rsidP="00000000" w:rsidRDefault="00000000" w:rsidRPr="00000000" w14:paraId="00000396">
      <w:pPr>
        <w:rPr>
          <w:color w:val="434343"/>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97">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98">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99">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jc w:val="left"/>
              <w:rPr>
                <w:color w:val="434343"/>
              </w:rPr>
            </w:pPr>
            <w:r w:rsidDel="00000000" w:rsidR="00000000" w:rsidRPr="00000000">
              <w:rPr>
                <w:color w:val="434343"/>
                <w:rtl w:val="0"/>
              </w:rPr>
              <w:t xml:space="preserve">startDate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jc w:val="left"/>
              <w:rPr>
                <w:color w:val="434343"/>
              </w:rPr>
            </w:pPr>
            <w:r w:rsidDel="00000000" w:rsidR="00000000" w:rsidRPr="00000000">
              <w:rPr>
                <w:color w:val="434343"/>
                <w:rtl w:val="0"/>
              </w:rPr>
              <w:t xml:space="preserve">date de début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jc w:val="left"/>
              <w:rPr>
                <w:color w:val="434343"/>
              </w:rPr>
            </w:pPr>
            <w:r w:rsidDel="00000000" w:rsidR="00000000" w:rsidRPr="00000000">
              <w:rPr>
                <w:color w:val="434343"/>
                <w:rtl w:val="0"/>
              </w:rPr>
              <w:t xml:space="preserve">endDate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jc w:val="left"/>
              <w:rPr>
                <w:color w:val="434343"/>
              </w:rPr>
            </w:pPr>
            <w:r w:rsidDel="00000000" w:rsidR="00000000" w:rsidRPr="00000000">
              <w:rPr>
                <w:color w:val="434343"/>
                <w:rtl w:val="0"/>
              </w:rPr>
              <w:t xml:space="preserve">Date (YYYY-MM-DD)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jc w:val="left"/>
              <w:rPr>
                <w:color w:val="434343"/>
              </w:rPr>
            </w:pPr>
            <w:r w:rsidDel="00000000" w:rsidR="00000000" w:rsidRPr="00000000">
              <w:rPr>
                <w:color w:val="434343"/>
                <w:rtl w:val="0"/>
              </w:rPr>
              <w:t xml:space="preserve">date de fin de la période souhaitée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jc w:val="left"/>
              <w:rPr>
                <w:color w:val="434343"/>
              </w:rPr>
            </w:pPr>
            <w:r w:rsidDel="00000000" w:rsidR="00000000" w:rsidRPr="00000000">
              <w:rPr>
                <w:color w:val="434343"/>
                <w:rtl w:val="0"/>
              </w:rPr>
              <w:t xml:space="preserve">accountNumber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jc w:val="left"/>
              <w:rPr>
                <w:color w:val="434343"/>
              </w:rPr>
            </w:pPr>
            <w:r w:rsidDel="00000000" w:rsidR="00000000" w:rsidRPr="00000000">
              <w:rPr>
                <w:color w:val="434343"/>
                <w:rtl w:val="0"/>
              </w:rPr>
              <w:t xml:space="preserve">Filtre sur un compte (si laissé vide : par défaut tous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jc w:val="left"/>
              <w:rPr>
                <w:color w:val="434343"/>
              </w:rPr>
            </w:pPr>
            <w:r w:rsidDel="00000000" w:rsidR="00000000" w:rsidRPr="00000000">
              <w:rPr>
                <w:color w:val="434343"/>
                <w:rtl w:val="0"/>
              </w:rPr>
              <w:t xml:space="preserve">changedBefore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jc w:val="left"/>
              <w:rPr>
                <w:color w:val="434343"/>
              </w:rPr>
            </w:pPr>
            <w:r w:rsidDel="00000000" w:rsidR="00000000" w:rsidRPr="00000000">
              <w:rPr>
                <w:color w:val="434343"/>
                <w:rtl w:val="0"/>
              </w:rPr>
              <w:t xml:space="preserve">Filtrer sur les lignes ajoutées, modifiées ou supprimées avant la date donnée (analytique inclus, axe et tag ajoutés, modifiés, supprimés)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jc w:val="left"/>
              <w:rPr>
                <w:color w:val="434343"/>
              </w:rPr>
            </w:pPr>
            <w:r w:rsidDel="00000000" w:rsidR="00000000" w:rsidRPr="00000000">
              <w:rPr>
                <w:color w:val="434343"/>
                <w:rtl w:val="0"/>
              </w:rPr>
              <w:t xml:space="preserve">changedAfter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jc w:val="left"/>
              <w:rPr>
                <w:color w:val="434343"/>
              </w:rPr>
            </w:pPr>
            <w:r w:rsidDel="00000000" w:rsidR="00000000" w:rsidRPr="00000000">
              <w:rPr>
                <w:color w:val="434343"/>
                <w:rtl w:val="0"/>
              </w:rPr>
              <w:t xml:space="preserve">Filtrer sur les lignes ajoutées, modifiées ou supprimées après la date donnée (analytique inclus, axe et tag ajoutés, modifiés, supprimés)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jc w:val="left"/>
              <w:rPr>
                <w:color w:val="434343"/>
              </w:rPr>
            </w:pPr>
            <w:r w:rsidDel="00000000" w:rsidR="00000000" w:rsidRPr="00000000">
              <w:rPr>
                <w:color w:val="434343"/>
                <w:rtl w:val="0"/>
              </w:rPr>
              <w:t xml:space="preserve">pageNumber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jc w:val="left"/>
              <w:rPr>
                <w:color w:val="434343"/>
              </w:rPr>
            </w:pPr>
            <w:r w:rsidDel="00000000" w:rsidR="00000000" w:rsidRPr="00000000">
              <w:rPr>
                <w:color w:val="434343"/>
                <w:rtl w:val="0"/>
              </w:rPr>
              <w:t xml:space="preserve">Integer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jc w:val="left"/>
              <w:rPr>
                <w:color w:val="434343"/>
              </w:rPr>
            </w:pPr>
            <w:r w:rsidDel="00000000" w:rsidR="00000000" w:rsidRPr="00000000">
              <w:rPr>
                <w:color w:val="434343"/>
                <w:rtl w:val="0"/>
              </w:rPr>
              <w:t xml:space="preserve">Numéro de la page de résultats. </w:t>
            </w:r>
            <w:r w:rsidDel="00000000" w:rsidR="00000000" w:rsidRPr="00000000">
              <w:rPr>
                <w:rtl w:val="0"/>
              </w:rPr>
              <w:t xml:space="preserve">Chaque page retourne 100 lignes. Le nombre total de pages disponibles est requêtable via l’endpoint “EntryLines - Count”. </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jc w:val="left"/>
              <w:rPr>
                <w:color w:val="434343"/>
              </w:rPr>
            </w:pPr>
            <w:r w:rsidDel="00000000" w:rsidR="00000000" w:rsidRPr="00000000">
              <w:rPr>
                <w:color w:val="434343"/>
                <w:rtl w:val="0"/>
              </w:rPr>
              <w:t xml:space="preserve">PageItemsCount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jc w:val="left"/>
              <w:rPr>
                <w:color w:val="434343"/>
              </w:rPr>
            </w:pPr>
            <w:r w:rsidDel="00000000" w:rsidR="00000000" w:rsidRPr="00000000">
              <w:rPr>
                <w:color w:val="434343"/>
                <w:rtl w:val="0"/>
              </w:rPr>
              <w:t xml:space="preserve">Integer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jc w:val="left"/>
              <w:rPr>
                <w:color w:val="434343"/>
              </w:rPr>
            </w:pPr>
            <w:r w:rsidDel="00000000" w:rsidR="00000000" w:rsidRPr="00000000">
              <w:rPr>
                <w:color w:val="434343"/>
                <w:rtl w:val="0"/>
              </w:rPr>
              <w:t xml:space="preserve">Nombre de ligne retournées, maximum 1000 lignes</w:t>
            </w:r>
          </w:p>
        </w:tc>
      </w:tr>
    </w:tbl>
    <w:p w:rsidR="00000000" w:rsidDel="00000000" w:rsidP="00000000" w:rsidRDefault="00000000" w:rsidRPr="00000000" w14:paraId="000003AF">
      <w:pPr>
        <w:pStyle w:val="Heading3"/>
        <w:rPr/>
      </w:pPr>
      <w:bookmarkStart w:colFirst="0" w:colLast="0" w:name="_2i6p78uqgyva" w:id="139"/>
      <w:bookmarkEnd w:id="139"/>
      <w:r w:rsidDel="00000000" w:rsidR="00000000" w:rsidRPr="00000000">
        <w:rPr>
          <w:rtl w:val="0"/>
        </w:rPr>
      </w:r>
    </w:p>
    <w:tbl>
      <w:tblPr>
        <w:tblStyle w:val="Table4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https://wa-fred-accounting-services-prod.azurewebsites.net/v1/dossiers/2296/entry-lines/changes-with-analytics?startDate=2020-01-01&amp;endDate=2021-12-31&amp;changedAfter=2021-01-01&amp;pageNumber=1</w:t>
            </w:r>
          </w:p>
        </w:tc>
      </w:tr>
    </w:tbl>
    <w:p w:rsidR="00000000" w:rsidDel="00000000" w:rsidP="00000000" w:rsidRDefault="00000000" w:rsidRPr="00000000" w14:paraId="000003B1">
      <w:pPr>
        <w:pStyle w:val="Heading3"/>
        <w:rPr/>
      </w:pPr>
      <w:bookmarkStart w:colFirst="0" w:colLast="0" w:name="_s2v8pm6j3lg7" w:id="140"/>
      <w:bookmarkEnd w:id="140"/>
      <w:r w:rsidDel="00000000" w:rsidR="00000000" w:rsidRPr="00000000">
        <w:rPr>
          <w:rtl w:val="0"/>
        </w:rPr>
      </w:r>
    </w:p>
    <w:p w:rsidR="00000000" w:rsidDel="00000000" w:rsidP="00000000" w:rsidRDefault="00000000" w:rsidRPr="00000000" w14:paraId="000003B2">
      <w:pPr>
        <w:pStyle w:val="Heading4"/>
        <w:rPr/>
      </w:pPr>
      <w:bookmarkStart w:colFirst="0" w:colLast="0" w:name="_dsz9spz5phi6" w:id="141"/>
      <w:bookmarkEnd w:id="141"/>
      <w:r w:rsidDel="00000000" w:rsidR="00000000" w:rsidRPr="00000000">
        <w:rPr>
          <w:rtl w:val="0"/>
        </w:rPr>
        <w:t xml:space="preserve">Réponse</w:t>
      </w:r>
    </w:p>
    <w:p w:rsidR="00000000" w:rsidDel="00000000" w:rsidP="00000000" w:rsidRDefault="00000000" w:rsidRPr="00000000" w14:paraId="000003B3">
      <w:pPr>
        <w:pStyle w:val="Subtitle"/>
        <w:rPr/>
      </w:pPr>
      <w:bookmarkStart w:colFirst="0" w:colLast="0" w:name="_kntz2t7gab03" w:id="142"/>
      <w:bookmarkEnd w:id="142"/>
      <w:r w:rsidDel="00000000" w:rsidR="00000000" w:rsidRPr="00000000">
        <w:rPr>
          <w:rtl w:val="0"/>
        </w:rPr>
        <w:t xml:space="preserve">Content-type</w:t>
      </w:r>
    </w:p>
    <w:p w:rsidR="00000000" w:rsidDel="00000000" w:rsidP="00000000" w:rsidRDefault="00000000" w:rsidRPr="00000000" w14:paraId="000003B4">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3B5">
      <w:pPr>
        <w:pStyle w:val="Subtitle"/>
        <w:rPr/>
      </w:pPr>
      <w:bookmarkStart w:colFirst="0" w:colLast="0" w:name="_h43ll1anltgt" w:id="143"/>
      <w:bookmarkEnd w:id="143"/>
      <w:r w:rsidDel="00000000" w:rsidR="00000000" w:rsidRPr="00000000">
        <w:rPr>
          <w:rtl w:val="0"/>
        </w:rPr>
        <w:t xml:space="preserve">Response Body</w:t>
      </w:r>
    </w:p>
    <w:p w:rsidR="00000000" w:rsidDel="00000000" w:rsidP="00000000" w:rsidRDefault="00000000" w:rsidRPr="00000000" w14:paraId="000003B6">
      <w:pPr>
        <w:rPr>
          <w:color w:val="434343"/>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B7">
            <w:pPr>
              <w:widowControl w:val="0"/>
              <w:rPr>
                <w:color w:val="ffffff"/>
              </w:rPr>
            </w:pPr>
            <w:r w:rsidDel="00000000" w:rsidR="00000000" w:rsidRPr="00000000">
              <w:rPr>
                <w:color w:val="ffffff"/>
                <w:rtl w:val="0"/>
              </w:rPr>
              <w:t xml:space="preserve">Nom</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3B8">
            <w:pPr>
              <w:widowControl w:val="0"/>
              <w:rPr>
                <w:color w:val="ffffff"/>
              </w:rPr>
            </w:pPr>
            <w:r w:rsidDel="00000000" w:rsidR="00000000" w:rsidRPr="00000000">
              <w:rPr>
                <w:color w:val="ffffff"/>
                <w:rtl w:val="0"/>
              </w:rPr>
              <w:t xml:space="preserve">Description</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color w:val="434343"/>
              </w:rPr>
            </w:pPr>
            <w:r w:rsidDel="00000000" w:rsidR="00000000" w:rsidRPr="00000000">
              <w:rPr>
                <w:color w:val="434343"/>
                <w:rtl w:val="0"/>
              </w:rPr>
              <w:t xml:space="preserve">EntryLines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color w:val="434343"/>
              </w:rPr>
            </w:pPr>
            <w:r w:rsidDel="00000000" w:rsidR="00000000" w:rsidRPr="00000000">
              <w:rPr>
                <w:color w:val="434343"/>
                <w:rtl w:val="0"/>
              </w:rPr>
              <w:t xml:space="preserve">une liste de lignes comptables </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color w:val="434343"/>
              </w:rPr>
            </w:pPr>
            <w:r w:rsidDel="00000000" w:rsidR="00000000" w:rsidRPr="00000000">
              <w:rPr>
                <w:color w:val="434343"/>
                <w:rtl w:val="0"/>
              </w:rPr>
              <w:t xml:space="preserve">ChangeType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color w:val="434343"/>
              </w:rPr>
            </w:pPr>
            <w:r w:rsidDel="00000000" w:rsidR="00000000" w:rsidRPr="00000000">
              <w:rPr>
                <w:color w:val="434343"/>
                <w:rtl w:val="0"/>
              </w:rPr>
              <w:t xml:space="preserve">la nature de la modification : ajout, modification ou suppression (Addition/Modification/Deletion)</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color w:val="434343"/>
              </w:rPr>
            </w:pPr>
            <w:r w:rsidDel="00000000" w:rsidR="00000000" w:rsidRPr="00000000">
              <w:rPr>
                <w:color w:val="434343"/>
                <w:rtl w:val="0"/>
              </w:rPr>
              <w:t xml:space="preserve">Id de la ligne comptable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color w:val="434343"/>
              </w:rPr>
            </w:pPr>
            <w:r w:rsidDel="00000000" w:rsidR="00000000" w:rsidRPr="00000000">
              <w:rPr>
                <w:color w:val="434343"/>
                <w:rtl w:val="0"/>
              </w:rPr>
              <w:t xml:space="preserve">Libellé</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color w:val="434343"/>
              </w:rPr>
            </w:pPr>
            <w:r w:rsidDel="00000000" w:rsidR="00000000" w:rsidRPr="00000000">
              <w:rPr>
                <w:color w:val="434343"/>
                <w:rtl w:val="0"/>
              </w:rPr>
              <w:t xml:space="preserve">Montant au débit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color w:val="434343"/>
              </w:rPr>
            </w:pPr>
            <w:r w:rsidDel="00000000" w:rsidR="00000000" w:rsidRPr="00000000">
              <w:rPr>
                <w:color w:val="434343"/>
                <w:rtl w:val="0"/>
              </w:rPr>
              <w:t xml:space="preserve">Montant au crédit</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color w:val="434343"/>
              </w:rPr>
            </w:pPr>
            <w:r w:rsidDel="00000000" w:rsidR="00000000" w:rsidRPr="00000000">
              <w:rPr>
                <w:color w:val="434343"/>
                <w:rtl w:val="0"/>
              </w:rPr>
              <w:t xml:space="preserve">Letter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color w:val="434343"/>
              </w:rPr>
            </w:pPr>
            <w:r w:rsidDel="00000000" w:rsidR="00000000" w:rsidRPr="00000000">
              <w:rPr>
                <w:color w:val="434343"/>
                <w:rtl w:val="0"/>
              </w:rPr>
              <w:t xml:space="preserve">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color w:val="434343"/>
              </w:rPr>
            </w:pPr>
            <w:r w:rsidDel="00000000" w:rsidR="00000000" w:rsidRPr="00000000">
              <w:rPr>
                <w:color w:val="434343"/>
                <w:rtl w:val="0"/>
              </w:rPr>
              <w:t xml:space="preserve">LetterId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color w:val="434343"/>
              </w:rPr>
            </w:pPr>
            <w:r w:rsidDel="00000000" w:rsidR="00000000" w:rsidRPr="00000000">
              <w:rPr>
                <w:color w:val="434343"/>
                <w:rtl w:val="0"/>
              </w:rPr>
              <w:t xml:space="preserve">Id technique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color w:val="434343"/>
              </w:rPr>
            </w:pPr>
            <w:r w:rsidDel="00000000" w:rsidR="00000000" w:rsidRPr="00000000">
              <w:rPr>
                <w:color w:val="434343"/>
                <w:rtl w:val="0"/>
              </w:rPr>
              <w:t xml:space="preserve">LetterDate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color w:val="434343"/>
              </w:rPr>
            </w:pPr>
            <w:r w:rsidDel="00000000" w:rsidR="00000000" w:rsidRPr="00000000">
              <w:rPr>
                <w:color w:val="434343"/>
                <w:rtl w:val="0"/>
              </w:rPr>
              <w:t xml:space="preserve">Date du lettrage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color w:val="434343"/>
              </w:rPr>
            </w:pPr>
            <w:r w:rsidDel="00000000" w:rsidR="00000000" w:rsidRPr="00000000">
              <w:rPr>
                <w:color w:val="434343"/>
                <w:rtl w:val="0"/>
              </w:rPr>
              <w:t xml:space="preserve">Devise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color w:val="434343"/>
              </w:rPr>
            </w:pPr>
            <w:r w:rsidDel="00000000" w:rsidR="00000000" w:rsidRPr="00000000">
              <w:rPr>
                <w:color w:val="434343"/>
                <w:rtl w:val="0"/>
              </w:rPr>
              <w:t xml:space="preserve">Entry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color w:val="434343"/>
              </w:rPr>
            </w:pPr>
            <w:r w:rsidDel="00000000" w:rsidR="00000000" w:rsidRPr="00000000">
              <w:rPr>
                <w:rtl w:val="0"/>
              </w:rPr>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color w:val="434343"/>
              </w:rPr>
            </w:pPr>
            <w:r w:rsidDel="00000000" w:rsidR="00000000" w:rsidRPr="00000000">
              <w:rPr>
                <w:color w:val="434343"/>
                <w:rtl w:val="0"/>
              </w:rPr>
              <w:t xml:space="preserve">Entry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rPr>
                <w:color w:val="434343"/>
              </w:rPr>
            </w:pPr>
            <w:r w:rsidDel="00000000" w:rsidR="00000000" w:rsidRPr="00000000">
              <w:rPr>
                <w:color w:val="434343"/>
                <w:rtl w:val="0"/>
              </w:rPr>
              <w:t xml:space="preserve">Id de l’écriture correspondante</w:t>
            </w:r>
          </w:p>
        </w:tc>
      </w:tr>
      <w:tr>
        <w:trPr>
          <w:cantSplit w:val="0"/>
          <w:trHeight w:val="26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color w:val="434343"/>
              </w:rPr>
            </w:pPr>
            <w:r w:rsidDel="00000000" w:rsidR="00000000" w:rsidRPr="00000000">
              <w:rPr>
                <w:color w:val="434343"/>
                <w:rtl w:val="0"/>
              </w:rPr>
              <w:t xml:space="preserve">Entry / 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color w:val="434343"/>
              </w:rPr>
            </w:pPr>
            <w:r w:rsidDel="00000000" w:rsidR="00000000" w:rsidRPr="00000000">
              <w:rPr>
                <w:color w:val="434343"/>
                <w:rtl w:val="0"/>
              </w:rPr>
              <w:t xml:space="preserve">Date de 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color w:val="434343"/>
              </w:rPr>
            </w:pPr>
            <w:r w:rsidDel="00000000" w:rsidR="00000000" w:rsidRPr="00000000">
              <w:rPr>
                <w:color w:val="434343"/>
                <w:rtl w:val="0"/>
              </w:rPr>
              <w:t xml:space="preserve">Journal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color w:val="434343"/>
              </w:rPr>
            </w:pPr>
            <w:r w:rsidDel="00000000" w:rsidR="00000000" w:rsidRPr="00000000">
              <w:rPr>
                <w:color w:val="434343"/>
                <w:rtl w:val="0"/>
              </w:rPr>
              <w:t xml:space="preserve">Journal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color w:val="434343"/>
              </w:rPr>
            </w:pPr>
            <w:r w:rsidDel="00000000" w:rsidR="00000000" w:rsidRPr="00000000">
              <w:rPr>
                <w:color w:val="434343"/>
                <w:rtl w:val="0"/>
              </w:rPr>
              <w:t xml:space="preserve">ID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color w:val="434343"/>
              </w:rPr>
            </w:pPr>
            <w:r w:rsidDel="00000000" w:rsidR="00000000" w:rsidRPr="00000000">
              <w:rPr>
                <w:color w:val="434343"/>
                <w:rtl w:val="0"/>
              </w:rPr>
              <w:t xml:space="preserve">Journal / 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color w:val="434343"/>
              </w:rPr>
            </w:pPr>
            <w:r w:rsidDel="00000000" w:rsidR="00000000" w:rsidRPr="00000000">
              <w:rPr>
                <w:color w:val="434343"/>
                <w:rtl w:val="0"/>
              </w:rPr>
              <w:t xml:space="preserve">Code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color w:val="434343"/>
              </w:rPr>
            </w:pPr>
            <w:r w:rsidDel="00000000" w:rsidR="00000000" w:rsidRPr="00000000">
              <w:rPr>
                <w:color w:val="434343"/>
                <w:rtl w:val="0"/>
              </w:rPr>
              <w:t xml:space="preserve">AccountingDocument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rPr>
                <w:color w:val="434343"/>
              </w:rPr>
            </w:pPr>
            <w:r w:rsidDel="00000000" w:rsidR="00000000" w:rsidRPr="00000000">
              <w:rPr>
                <w:color w:val="434343"/>
                <w:rtl w:val="0"/>
              </w:rPr>
              <w:t xml:space="preserve">AccountingDocument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color w:val="434343"/>
              </w:rPr>
            </w:pPr>
            <w:r w:rsidDel="00000000" w:rsidR="00000000" w:rsidRPr="00000000">
              <w:rPr>
                <w:color w:val="434343"/>
                <w:rtl w:val="0"/>
              </w:rPr>
              <w:t xml:space="preserve">Id de la pièce justificative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color w:val="434343"/>
              </w:rPr>
            </w:pPr>
            <w:r w:rsidDel="00000000" w:rsidR="00000000" w:rsidRPr="00000000">
              <w:rPr>
                <w:color w:val="434343"/>
                <w:rtl w:val="0"/>
              </w:rPr>
              <w:t xml:space="preserve">AccountingDocument / Reference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color w:val="434343"/>
              </w:rPr>
            </w:pPr>
            <w:r w:rsidDel="00000000" w:rsidR="00000000" w:rsidRPr="00000000">
              <w:rPr>
                <w:color w:val="434343"/>
                <w:rtl w:val="0"/>
              </w:rPr>
              <w:t xml:space="preserve">Analytics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rPr>
                <w:color w:val="434343"/>
              </w:rPr>
            </w:pPr>
            <w:r w:rsidDel="00000000" w:rsidR="00000000" w:rsidRPr="00000000">
              <w:rPr>
                <w:color w:val="434343"/>
                <w:rtl w:val="0"/>
              </w:rPr>
              <w:t xml:space="preserve">Liste de l’analytique de l’entryline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color w:val="434343"/>
              </w:rPr>
            </w:pPr>
            <w:r w:rsidDel="00000000" w:rsidR="00000000" w:rsidRPr="00000000">
              <w:rPr>
                <w:color w:val="434343"/>
                <w:rtl w:val="0"/>
              </w:rPr>
              <w:t xml:space="preserve">     AxisId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color w:val="434343"/>
              </w:rPr>
            </w:pPr>
            <w:r w:rsidDel="00000000" w:rsidR="00000000" w:rsidRPr="00000000">
              <w:rPr>
                <w:color w:val="434343"/>
                <w:rtl w:val="0"/>
              </w:rPr>
              <w:t xml:space="preserve">Id de l’axe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color w:val="434343"/>
              </w:rPr>
            </w:pPr>
            <w:r w:rsidDel="00000000" w:rsidR="00000000" w:rsidRPr="00000000">
              <w:rPr>
                <w:color w:val="434343"/>
                <w:rtl w:val="0"/>
              </w:rPr>
              <w:t xml:space="preserve">     Tags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color w:val="434343"/>
              </w:rPr>
            </w:pPr>
            <w:r w:rsidDel="00000000" w:rsidR="00000000" w:rsidRPr="00000000">
              <w:rPr>
                <w:color w:val="434343"/>
                <w:rtl w:val="0"/>
              </w:rPr>
              <w:t xml:space="preserve">Liste des tags propre à l’axe sur l’entryline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color w:val="434343"/>
              </w:rPr>
            </w:pPr>
            <w:r w:rsidDel="00000000" w:rsidR="00000000" w:rsidRPr="00000000">
              <w:rPr>
                <w:color w:val="434343"/>
                <w:rtl w:val="0"/>
              </w:rPr>
              <w:t xml:space="preserve">          TagId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color w:val="434343"/>
              </w:rPr>
            </w:pPr>
            <w:r w:rsidDel="00000000" w:rsidR="00000000" w:rsidRPr="00000000">
              <w:rPr>
                <w:color w:val="434343"/>
                <w:rtl w:val="0"/>
              </w:rPr>
              <w:t xml:space="preserve">Id du tag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color w:val="434343"/>
              </w:rPr>
            </w:pPr>
            <w:r w:rsidDel="00000000" w:rsidR="00000000" w:rsidRPr="00000000">
              <w:rPr>
                <w:color w:val="434343"/>
                <w:rtl w:val="0"/>
              </w:rPr>
              <w:t xml:space="preserve">           Distribution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color w:val="434343"/>
              </w:rPr>
            </w:pPr>
            <w:r w:rsidDel="00000000" w:rsidR="00000000" w:rsidRPr="00000000">
              <w:rPr>
                <w:color w:val="434343"/>
                <w:rtl w:val="0"/>
              </w:rPr>
              <w:t xml:space="preserve">Distribution sur l’axe (pourcentage)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rPr>
                <w:color w:val="434343"/>
              </w:rPr>
            </w:pPr>
            <w:r w:rsidDel="00000000" w:rsidR="00000000" w:rsidRPr="00000000">
              <w:rPr>
                <w:color w:val="434343"/>
                <w:rtl w:val="0"/>
              </w:rPr>
              <w:t xml:space="preserve">           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color w:val="434343"/>
              </w:rPr>
            </w:pPr>
            <w:r w:rsidDel="00000000" w:rsidR="00000000" w:rsidRPr="00000000">
              <w:rPr>
                <w:color w:val="434343"/>
                <w:rtl w:val="0"/>
              </w:rPr>
              <w:t xml:space="preserve">Montant distribué sur l’axe (valeur)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color w:val="434343"/>
              </w:rPr>
            </w:pPr>
            <w:r w:rsidDel="00000000" w:rsidR="00000000" w:rsidRPr="00000000">
              <w:rPr>
                <w:color w:val="434343"/>
                <w:rtl w:val="0"/>
              </w:rPr>
              <w:t xml:space="preserve">           TypeOfChange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color w:val="434343"/>
              </w:rPr>
            </w:pPr>
            <w:r w:rsidDel="00000000" w:rsidR="00000000" w:rsidRPr="00000000">
              <w:rPr>
                <w:color w:val="434343"/>
                <w:rtl w:val="0"/>
              </w:rPr>
              <w:t xml:space="preserve">Type de changement (Creation / Update / Deletion)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color w:val="434343"/>
              </w:rPr>
            </w:pPr>
            <w:r w:rsidDel="00000000" w:rsidR="00000000" w:rsidRPr="00000000">
              <w:rPr>
                <w:color w:val="434343"/>
                <w:rtl w:val="0"/>
              </w:rPr>
              <w:t xml:space="preserve">CurrentPage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color w:val="434343"/>
              </w:rPr>
            </w:pPr>
            <w:r w:rsidDel="00000000" w:rsidR="00000000" w:rsidRPr="00000000">
              <w:rPr>
                <w:color w:val="434343"/>
                <w:rtl w:val="0"/>
              </w:rPr>
              <w:t xml:space="preserve">Numéro page actuelle</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4"/>
        <w:rPr/>
      </w:pPr>
      <w:bookmarkStart w:colFirst="0" w:colLast="0" w:name="_am02yifilk5" w:id="144"/>
      <w:bookmarkEnd w:id="144"/>
      <w:r w:rsidDel="00000000" w:rsidR="00000000" w:rsidRPr="00000000">
        <w:rPr>
          <w:rtl w:val="0"/>
        </w:rPr>
        <w:t xml:space="preserve">Exemple</w:t>
      </w:r>
    </w:p>
    <w:tbl>
      <w:tblPr>
        <w:tblStyle w:val="Table5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w:t>
              <w:br w:type="textWrapping"/>
              <w:t xml:space="preserve">  "EntryLines": [</w:t>
              <w:br w:type="textWrapping"/>
              <w:t xml:space="preserve">    {</w:t>
              <w:br w:type="textWrapping"/>
              <w:t xml:space="preserve">      "TypeOfChange": </w:t>
            </w:r>
            <w:r w:rsidDel="00000000" w:rsidR="00000000" w:rsidRPr="00000000">
              <w:rPr>
                <w:rFonts w:ascii="Consolas" w:cs="Consolas" w:eastAsia="Consolas" w:hAnsi="Consolas"/>
                <w:color w:val="f1fa8c"/>
                <w:shd w:fill="282a36" w:val="clear"/>
                <w:rtl w:val="0"/>
              </w:rPr>
              <w:t xml:space="preserve">"Update"</w:t>
            </w:r>
            <w:r w:rsidDel="00000000" w:rsidR="00000000" w:rsidRPr="00000000">
              <w:rPr>
                <w:rFonts w:ascii="Consolas" w:cs="Consolas" w:eastAsia="Consolas" w:hAnsi="Consolas"/>
                <w:color w:val="f8f8f2"/>
                <w:shd w:fill="282a36" w:val="clear"/>
                <w:rtl w:val="0"/>
              </w:rPr>
              <w:t xml:space="preserve">,</w:t>
              <w:br w:type="textWrapping"/>
              <w:t xml:space="preserve">      "Id": 2272792,</w:t>
              <w:br w:type="textWrapping"/>
              <w:t xml:space="preserve">      "Label": </w:t>
            </w:r>
            <w:r w:rsidDel="00000000" w:rsidR="00000000" w:rsidRPr="00000000">
              <w:rPr>
                <w:rFonts w:ascii="Consolas" w:cs="Consolas" w:eastAsia="Consolas" w:hAnsi="Consolas"/>
                <w:color w:val="f1fa8c"/>
                <w:shd w:fill="282a36" w:val="clear"/>
                <w:rtl w:val="0"/>
              </w:rPr>
              <w:t xml:space="preserve">"CHRISTIANE HILE - 1008"</w:t>
            </w:r>
            <w:r w:rsidDel="00000000" w:rsidR="00000000" w:rsidRPr="00000000">
              <w:rPr>
                <w:rFonts w:ascii="Consolas" w:cs="Consolas" w:eastAsia="Consolas" w:hAnsi="Consolas"/>
                <w:color w:val="f8f8f2"/>
                <w:shd w:fill="282a36" w:val="clear"/>
                <w:rtl w:val="0"/>
              </w:rPr>
              <w:t xml:space="preserve">,</w:t>
              <w:br w:type="textWrapping"/>
              <w:t xml:space="preserve">      "DebitAmount": 0,</w:t>
              <w:br w:type="textWrapping"/>
              <w:t xml:space="preserve">      "CreditAmount": 2.4,</w:t>
              <w:br w:type="textWrapping"/>
              <w:t xml:space="preserve">      "Currency": </w:t>
            </w:r>
            <w:r w:rsidDel="00000000" w:rsidR="00000000" w:rsidRPr="00000000">
              <w:rPr>
                <w:rFonts w:ascii="Consolas" w:cs="Consolas" w:eastAsia="Consolas" w:hAnsi="Consolas"/>
                <w:color w:val="f1fa8c"/>
                <w:shd w:fill="282a36" w:val="clear"/>
                <w:rtl w:val="0"/>
              </w:rPr>
              <w:t xml:space="preserve">"EUR"</w:t>
            </w:r>
            <w:r w:rsidDel="00000000" w:rsidR="00000000" w:rsidRPr="00000000">
              <w:rPr>
                <w:rFonts w:ascii="Consolas" w:cs="Consolas" w:eastAsia="Consolas" w:hAnsi="Consolas"/>
                <w:color w:val="f8f8f2"/>
                <w:shd w:fill="282a36" w:val="clear"/>
                <w:rtl w:val="0"/>
              </w:rPr>
              <w:t xml:space="preserve">,</w:t>
              <w:br w:type="textWrapping"/>
              <w:t xml:space="preserve">      "Entry": {</w:t>
              <w:br w:type="textWrapping"/>
              <w:t xml:space="preserve">        "Id": 533712,</w:t>
              <w:br w:type="textWrapping"/>
              <w:t xml:space="preserve">        "Date": </w:t>
            </w:r>
            <w:r w:rsidDel="00000000" w:rsidR="00000000" w:rsidRPr="00000000">
              <w:rPr>
                <w:rFonts w:ascii="Consolas" w:cs="Consolas" w:eastAsia="Consolas" w:hAnsi="Consolas"/>
                <w:color w:val="f1fa8c"/>
                <w:shd w:fill="282a36" w:val="clear"/>
                <w:rtl w:val="0"/>
              </w:rPr>
              <w:t xml:space="preserve">"2020-11-14T00:00:00Z"</w:t>
            </w:r>
            <w:r w:rsidDel="00000000" w:rsidR="00000000" w:rsidRPr="00000000">
              <w:rPr>
                <w:rFonts w:ascii="Consolas" w:cs="Consolas" w:eastAsia="Consolas" w:hAnsi="Consolas"/>
                <w:color w:val="f8f8f2"/>
                <w:shd w:fill="282a36" w:val="clear"/>
                <w:rtl w:val="0"/>
              </w:rPr>
              <w:br w:type="textWrapping"/>
              <w:t xml:space="preserve">      },</w:t>
              <w:br w:type="textWrapping"/>
              <w:t xml:space="preserve">      "AccountNumber": </w:t>
            </w:r>
            <w:r w:rsidDel="00000000" w:rsidR="00000000" w:rsidRPr="00000000">
              <w:rPr>
                <w:rFonts w:ascii="Consolas" w:cs="Consolas" w:eastAsia="Consolas" w:hAnsi="Consolas"/>
                <w:color w:val="f1fa8c"/>
                <w:shd w:fill="282a36" w:val="clear"/>
                <w:rtl w:val="0"/>
              </w:rPr>
              <w:t xml:space="preserve">"22@"</w:t>
            </w:r>
            <w:r w:rsidDel="00000000" w:rsidR="00000000" w:rsidRPr="00000000">
              <w:rPr>
                <w:rFonts w:ascii="Consolas" w:cs="Consolas" w:eastAsia="Consolas" w:hAnsi="Consolas"/>
                <w:color w:val="f8f8f2"/>
                <w:shd w:fill="282a36" w:val="clear"/>
                <w:rtl w:val="0"/>
              </w:rPr>
              <w:t xml:space="preserve">,</w:t>
              <w:br w:type="textWrapping"/>
              <w:t xml:space="preserve">      "Journal": {</w:t>
              <w:br w:type="textWrapping"/>
              <w:t xml:space="preserve">        "Id": 32678,</w:t>
              <w:br w:type="textWrapping"/>
              <w:t xml:space="preserve">        "Code": </w:t>
            </w:r>
            <w:r w:rsidDel="00000000" w:rsidR="00000000" w:rsidRPr="00000000">
              <w:rPr>
                <w:rFonts w:ascii="Consolas" w:cs="Consolas" w:eastAsia="Consolas" w:hAnsi="Consolas"/>
                <w:color w:val="f1fa8c"/>
                <w:shd w:fill="282a36" w:val="clear"/>
                <w:rtl w:val="0"/>
              </w:rPr>
              <w:t xml:space="preserve">"VT"</w:t>
            </w:r>
            <w:r w:rsidDel="00000000" w:rsidR="00000000" w:rsidRPr="00000000">
              <w:rPr>
                <w:rFonts w:ascii="Consolas" w:cs="Consolas" w:eastAsia="Consolas" w:hAnsi="Consolas"/>
                <w:color w:val="f8f8f2"/>
                <w:shd w:fill="282a36" w:val="clear"/>
                <w:rtl w:val="0"/>
              </w:rPr>
              <w:br w:type="textWrapping"/>
              <w:t xml:space="preserve">      },</w:t>
              <w:br w:type="textWrapping"/>
              <w:t xml:space="preserve">      "AccountingDocument": {</w:t>
              <w:br w:type="textWrapping"/>
              <w:t xml:space="preserve">        "Id": 414682,</w:t>
              <w:br w:type="textWrapping"/>
              <w:t xml:space="preserve">        "Reference": </w:t>
            </w:r>
            <w:r w:rsidDel="00000000" w:rsidR="00000000" w:rsidRPr="00000000">
              <w:rPr>
                <w:rFonts w:ascii="Consolas" w:cs="Consolas" w:eastAsia="Consolas" w:hAnsi="Consolas"/>
                <w:color w:val="f1fa8c"/>
                <w:shd w:fill="282a36" w:val="clear"/>
                <w:rtl w:val="0"/>
              </w:rPr>
              <w:t xml:space="preserve">"1008"</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"Analytics": [</w:t>
            </w:r>
          </w:p>
          <w:p w:rsidR="00000000" w:rsidDel="00000000" w:rsidP="00000000" w:rsidRDefault="00000000" w:rsidRPr="00000000" w14:paraId="00000400">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01">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"AxisId": 10,</w:t>
            </w:r>
          </w:p>
          <w:p w:rsidR="00000000" w:rsidDel="00000000" w:rsidP="00000000" w:rsidRDefault="00000000" w:rsidRPr="00000000" w14:paraId="00000402">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"Tags": [</w:t>
            </w:r>
          </w:p>
          <w:p w:rsidR="00000000" w:rsidDel="00000000" w:rsidP="00000000" w:rsidRDefault="00000000" w:rsidRPr="00000000" w14:paraId="00000403">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04">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"TagId": 12,</w:t>
            </w:r>
          </w:p>
          <w:p w:rsidR="00000000" w:rsidDel="00000000" w:rsidP="00000000" w:rsidRDefault="00000000" w:rsidRPr="00000000" w14:paraId="00000405">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"Distribution": 50,</w:t>
            </w:r>
          </w:p>
          <w:p w:rsidR="00000000" w:rsidDel="00000000" w:rsidP="00000000" w:rsidRDefault="00000000" w:rsidRPr="00000000" w14:paraId="00000406">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"Amount": 0,</w:t>
            </w:r>
          </w:p>
          <w:p w:rsidR="00000000" w:rsidDel="00000000" w:rsidP="00000000" w:rsidRDefault="00000000" w:rsidRPr="00000000" w14:paraId="00000407">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"TypeOfChange": "Creation"</w:t>
            </w:r>
          </w:p>
          <w:p w:rsidR="00000000" w:rsidDel="00000000" w:rsidP="00000000" w:rsidRDefault="00000000" w:rsidRPr="00000000" w14:paraId="00000408">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09">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0A">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"TagId": 13,</w:t>
            </w:r>
          </w:p>
          <w:p w:rsidR="00000000" w:rsidDel="00000000" w:rsidP="00000000" w:rsidRDefault="00000000" w:rsidRPr="00000000" w14:paraId="0000040B">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"Distribution": 50,</w:t>
            </w:r>
          </w:p>
          <w:p w:rsidR="00000000" w:rsidDel="00000000" w:rsidP="00000000" w:rsidRDefault="00000000" w:rsidRPr="00000000" w14:paraId="0000040C">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"Amount": 0,</w:t>
            </w:r>
          </w:p>
          <w:p w:rsidR="00000000" w:rsidDel="00000000" w:rsidP="00000000" w:rsidRDefault="00000000" w:rsidRPr="00000000" w14:paraId="0000040D">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"TypeOfChange": "Creation"</w:t>
            </w:r>
          </w:p>
          <w:p w:rsidR="00000000" w:rsidDel="00000000" w:rsidP="00000000" w:rsidRDefault="00000000" w:rsidRPr="00000000" w14:paraId="0000040E">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0F">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10">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11">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t xml:space="preserve">      ],</w:t>
            </w:r>
          </w:p>
          <w:p w:rsidR="00000000" w:rsidDel="00000000" w:rsidP="00000000" w:rsidRDefault="00000000" w:rsidRPr="00000000" w14:paraId="00000412">
            <w:pPr>
              <w:widowControl w:val="0"/>
              <w:spacing w:line="276" w:lineRule="auto"/>
              <w:jc w:val="left"/>
              <w:rPr>
                <w:rFonts w:ascii="Consolas" w:cs="Consolas" w:eastAsia="Consolas" w:hAnsi="Consolas"/>
                <w:color w:val="f8f8f2"/>
                <w:shd w:fill="282a36" w:val="clear"/>
              </w:rPr>
            </w:pPr>
            <w:r w:rsidDel="00000000" w:rsidR="00000000" w:rsidRPr="00000000">
              <w:rPr>
                <w:rFonts w:ascii="Consolas" w:cs="Consolas" w:eastAsia="Consolas" w:hAnsi="Consolas"/>
                <w:color w:val="f8f8f2"/>
                <w:shd w:fill="282a36" w:val="clear"/>
                <w:rtl w:val="0"/>
              </w:rPr>
              <w:br w:type="textWrapping"/>
              <w:t xml:space="preserve">  ],</w:t>
              <w:br w:type="textWrapping"/>
              <w:t xml:space="preserve">  "CurrentPage": 1</w:t>
              <w:br w:type="textWrapping"/>
              <w:t xml:space="preserve">}</w:t>
            </w:r>
          </w:p>
        </w:tc>
      </w:tr>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76" w:lineRule="auto"/>
              <w:jc w:val="left"/>
              <w:rPr>
                <w:rFonts w:ascii="Consolas" w:cs="Consolas" w:eastAsia="Consolas" w:hAnsi="Consolas"/>
                <w:color w:val="f8f8f2"/>
                <w:shd w:fill="282a36" w:val="clear"/>
              </w:rPr>
            </w:pPr>
            <w:r w:rsidDel="00000000" w:rsidR="00000000" w:rsidRPr="00000000">
              <w:rPr>
                <w:rtl w:val="0"/>
              </w:rPr>
            </w:r>
          </w:p>
        </w:tc>
      </w:tr>
    </w:tbl>
    <w:p w:rsidR="00000000" w:rsidDel="00000000" w:rsidP="00000000" w:rsidRDefault="00000000" w:rsidRPr="00000000" w14:paraId="00000414">
      <w:pPr>
        <w:pStyle w:val="Heading2"/>
        <w:rPr/>
      </w:pPr>
      <w:bookmarkStart w:colFirst="0" w:colLast="0" w:name="_mlzrwbkdmkhg" w:id="145"/>
      <w:bookmarkEnd w:id="145"/>
      <w:r w:rsidDel="00000000" w:rsidR="00000000" w:rsidRPr="00000000">
        <w:rPr>
          <w:rtl w:val="0"/>
        </w:rPr>
      </w:r>
    </w:p>
    <w:p w:rsidR="00000000" w:rsidDel="00000000" w:rsidP="00000000" w:rsidRDefault="00000000" w:rsidRPr="00000000" w14:paraId="00000415">
      <w:pPr>
        <w:pStyle w:val="Heading2"/>
        <w:pageBreakBefore w:val="0"/>
        <w:rPr/>
      </w:pPr>
      <w:bookmarkStart w:colFirst="0" w:colLast="0" w:name="_75e7m3mj1fz9" w:id="146"/>
      <w:bookmarkEnd w:id="146"/>
      <w:r w:rsidDel="00000000" w:rsidR="00000000" w:rsidRPr="00000000">
        <w:rPr>
          <w:rtl w:val="0"/>
        </w:rPr>
        <w:t xml:space="preserve">Entries</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pBdr>
          <w:top w:color="ffffff" w:space="6" w:sz="8" w:val="single"/>
          <w:left w:color="ffffff" w:space="6" w:sz="8" w:val="single"/>
          <w:bottom w:color="ffffff" w:space="6" w:sz="8" w:val="single"/>
          <w:right w:color="ffffff" w:space="6" w:sz="8" w:val="single"/>
        </w:pBdr>
        <w:shd w:fill="eeedfc" w:val="clear"/>
        <w:rPr/>
      </w:pPr>
      <w:r w:rsidDel="00000000" w:rsidR="00000000" w:rsidRPr="00000000">
        <w:rPr>
          <w:color w:val="4744e3"/>
          <w:rtl w:val="0"/>
        </w:rPr>
        <w:t xml:space="preserve">L’écriture comptable. L’endpoint suivant permet de créer des écritures comptables.</w:t>
      </w:r>
      <w:r w:rsidDel="00000000" w:rsidR="00000000" w:rsidRPr="00000000">
        <w:rPr>
          <w:rtl w:val="0"/>
        </w:rPr>
      </w:r>
    </w:p>
    <w:p w:rsidR="00000000" w:rsidDel="00000000" w:rsidP="00000000" w:rsidRDefault="00000000" w:rsidRPr="00000000" w14:paraId="00000418">
      <w:pPr>
        <w:pStyle w:val="Heading3"/>
        <w:pageBreakBefore w:val="0"/>
        <w:rPr/>
      </w:pPr>
      <w:bookmarkStart w:colFirst="0" w:colLast="0" w:name="_hdl37crb75nc" w:id="147"/>
      <w:bookmarkEnd w:id="147"/>
      <w:r w:rsidDel="00000000" w:rsidR="00000000" w:rsidRPr="00000000">
        <w:rPr>
          <w:rtl w:val="0"/>
        </w:rPr>
        <w:t xml:space="preserve">POST Entries</w:t>
      </w:r>
    </w:p>
    <w:p w:rsidR="00000000" w:rsidDel="00000000" w:rsidP="00000000" w:rsidRDefault="00000000" w:rsidRPr="00000000" w14:paraId="00000419">
      <w:pPr>
        <w:pStyle w:val="Heading4"/>
        <w:pageBreakBefore w:val="0"/>
        <w:rPr/>
      </w:pPr>
      <w:bookmarkStart w:colFirst="0" w:colLast="0" w:name="_ywnxc91vf5vw" w:id="148"/>
      <w:bookmarkEnd w:id="148"/>
      <w:r w:rsidDel="00000000" w:rsidR="00000000" w:rsidRPr="00000000">
        <w:rPr>
          <w:rtl w:val="0"/>
        </w:rPr>
        <w:t xml:space="preserve">Request</w:t>
      </w:r>
    </w:p>
    <w:p w:rsidR="00000000" w:rsidDel="00000000" w:rsidP="00000000" w:rsidRDefault="00000000" w:rsidRPr="00000000" w14:paraId="0000041A">
      <w:pPr>
        <w:pStyle w:val="Subtitle"/>
        <w:pageBreakBefore w:val="0"/>
        <w:rPr/>
      </w:pPr>
      <w:bookmarkStart w:colFirst="0" w:colLast="0" w:name="_fhp73gc4uqab" w:id="149"/>
      <w:bookmarkEnd w:id="149"/>
      <w:r w:rsidDel="00000000" w:rsidR="00000000" w:rsidRPr="00000000">
        <w:rPr>
          <w:rtl w:val="0"/>
        </w:rPr>
        <w:t xml:space="preserve">URL</w:t>
      </w:r>
    </w:p>
    <w:p w:rsidR="00000000" w:rsidDel="00000000" w:rsidP="00000000" w:rsidRDefault="00000000" w:rsidRPr="00000000" w14:paraId="0000041B">
      <w:pPr>
        <w:pageBreakBefore w:val="0"/>
        <w:rPr/>
      </w:pPr>
      <w:r w:rsidDel="00000000" w:rsidR="00000000" w:rsidRPr="00000000">
        <w:rPr>
          <w:color w:val="4744e3"/>
          <w:u w:val="single"/>
          <w:rtl w:val="0"/>
        </w:rPr>
        <w:t xml:space="preserve">{{URLBase}}</w:t>
      </w:r>
      <w:hyperlink r:id="rId27">
        <w:r w:rsidDel="00000000" w:rsidR="00000000" w:rsidRPr="00000000">
          <w:rPr>
            <w:color w:val="4744e3"/>
            <w:u w:val="single"/>
            <w:rtl w:val="0"/>
          </w:rPr>
          <w:t xml:space="preserve">/v1/</w:t>
        </w:r>
      </w:hyperlink>
      <w:r w:rsidDel="00000000" w:rsidR="00000000" w:rsidRPr="00000000">
        <w:rPr>
          <w:color w:val="4744e3"/>
          <w:u w:val="single"/>
          <w:rtl w:val="0"/>
        </w:rPr>
        <w:t xml:space="preserve">dossiers/</w:t>
      </w:r>
      <w:hyperlink r:id="rId28">
        <w:r w:rsidDel="00000000" w:rsidR="00000000" w:rsidRPr="00000000">
          <w:rPr>
            <w:color w:val="4744e3"/>
            <w:u w:val="single"/>
            <w:rtl w:val="0"/>
          </w:rPr>
          <w:t xml:space="preserve">{dossierId}/entries</w:t>
        </w:r>
      </w:hyperlink>
      <w:r w:rsidDel="00000000" w:rsidR="00000000" w:rsidRPr="00000000">
        <w:rPr>
          <w:rtl w:val="0"/>
        </w:rPr>
      </w:r>
    </w:p>
    <w:p w:rsidR="00000000" w:rsidDel="00000000" w:rsidP="00000000" w:rsidRDefault="00000000" w:rsidRPr="00000000" w14:paraId="0000041C">
      <w:pPr>
        <w:pStyle w:val="Subtitle"/>
        <w:pageBreakBefore w:val="0"/>
        <w:rPr/>
      </w:pPr>
      <w:bookmarkStart w:colFirst="0" w:colLast="0" w:name="_7b4ctytrkrmi" w:id="150"/>
      <w:bookmarkEnd w:id="150"/>
      <w:r w:rsidDel="00000000" w:rsidR="00000000" w:rsidRPr="00000000">
        <w:rPr>
          <w:rtl w:val="0"/>
        </w:rPr>
        <w:t xml:space="preserve">Method</w:t>
      </w:r>
    </w:p>
    <w:p w:rsidR="00000000" w:rsidDel="00000000" w:rsidP="00000000" w:rsidRDefault="00000000" w:rsidRPr="00000000" w14:paraId="0000041D">
      <w:pPr>
        <w:pageBreakBefore w:val="0"/>
        <w:rPr/>
      </w:pPr>
      <w:r w:rsidDel="00000000" w:rsidR="00000000" w:rsidRPr="00000000">
        <w:rPr>
          <w:rtl w:val="0"/>
        </w:rPr>
        <w:t xml:space="preserve">POST</w:t>
      </w:r>
    </w:p>
    <w:p w:rsidR="00000000" w:rsidDel="00000000" w:rsidP="00000000" w:rsidRDefault="00000000" w:rsidRPr="00000000" w14:paraId="0000041E">
      <w:pPr>
        <w:pStyle w:val="Subtitle"/>
        <w:pageBreakBefore w:val="0"/>
        <w:rPr/>
      </w:pPr>
      <w:bookmarkStart w:colFirst="0" w:colLast="0" w:name="_7j6w4ugi1uyh" w:id="151"/>
      <w:bookmarkEnd w:id="151"/>
      <w:r w:rsidDel="00000000" w:rsidR="00000000" w:rsidRPr="00000000">
        <w:rPr>
          <w:rtl w:val="0"/>
        </w:rPr>
        <w:t xml:space="preserve">Paramètres path</w:t>
      </w:r>
    </w:p>
    <w:p w:rsidR="00000000" w:rsidDel="00000000" w:rsidP="00000000" w:rsidRDefault="00000000" w:rsidRPr="00000000" w14:paraId="0000041F">
      <w:pPr>
        <w:pageBreakBefore w:val="0"/>
        <w:rPr>
          <w:color w:val="434343"/>
        </w:rPr>
      </w:pPr>
      <w:r w:rsidDel="00000000" w:rsidR="00000000" w:rsidRPr="00000000">
        <w:rPr>
          <w:rtl w:val="0"/>
        </w:rPr>
      </w:r>
    </w:p>
    <w:tbl>
      <w:tblPr>
        <w:tblStyle w:val="Table5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10"/>
        <w:gridCol w:w="3510"/>
        <w:tblGridChange w:id="0">
          <w:tblGrid>
            <w:gridCol w:w="2595"/>
            <w:gridCol w:w="2910"/>
            <w:gridCol w:w="351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1">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2">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426">
      <w:pPr>
        <w:pageBreakBefore w:val="0"/>
        <w:rPr>
          <w:color w:val="434343"/>
        </w:rPr>
      </w:pPr>
      <w:r w:rsidDel="00000000" w:rsidR="00000000" w:rsidRPr="00000000">
        <w:rPr>
          <w:rtl w:val="0"/>
        </w:rPr>
      </w:r>
    </w:p>
    <w:p w:rsidR="00000000" w:rsidDel="00000000" w:rsidP="00000000" w:rsidRDefault="00000000" w:rsidRPr="00000000" w14:paraId="00000427">
      <w:pPr>
        <w:pStyle w:val="Subtitle"/>
        <w:pageBreakBefore w:val="0"/>
        <w:rPr/>
      </w:pPr>
      <w:bookmarkStart w:colFirst="0" w:colLast="0" w:name="_jj18lyoolspn" w:id="152"/>
      <w:bookmarkEnd w:id="152"/>
      <w:r w:rsidDel="00000000" w:rsidR="00000000" w:rsidRPr="00000000">
        <w:rPr>
          <w:rtl w:val="0"/>
        </w:rPr>
        <w:t xml:space="preserve">Paramètres Body</w:t>
      </w:r>
    </w:p>
    <w:p w:rsidR="00000000" w:rsidDel="00000000" w:rsidP="00000000" w:rsidRDefault="00000000" w:rsidRPr="00000000" w14:paraId="00000428">
      <w:pPr>
        <w:pageBreakBefore w:val="0"/>
        <w:rPr>
          <w:color w:val="434343"/>
        </w:rPr>
      </w:pPr>
      <w:r w:rsidDel="00000000" w:rsidR="00000000" w:rsidRPr="00000000">
        <w:rPr>
          <w:color w:val="434343"/>
          <w:rtl w:val="0"/>
        </w:rPr>
        <w:t xml:space="preserve">Liste d’écritures (jusqu’à 50)</w:t>
      </w:r>
      <w:r w:rsidDel="00000000" w:rsidR="00000000" w:rsidRPr="00000000">
        <w:rPr>
          <w:rtl w:val="0"/>
        </w:rPr>
      </w:r>
    </w:p>
    <w:p w:rsidR="00000000" w:rsidDel="00000000" w:rsidP="00000000" w:rsidRDefault="00000000" w:rsidRPr="00000000" w14:paraId="00000429">
      <w:pPr>
        <w:pageBreakBefore w:val="0"/>
        <w:rPr>
          <w:color w:val="434343"/>
        </w:rPr>
      </w:pPr>
      <w:r w:rsidDel="00000000" w:rsidR="00000000" w:rsidRPr="00000000">
        <w:rPr>
          <w:rtl w:val="0"/>
        </w:rPr>
      </w:r>
    </w:p>
    <w:tbl>
      <w:tblPr>
        <w:tblStyle w:val="Table5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10"/>
        <w:gridCol w:w="3510"/>
        <w:tblGridChange w:id="0">
          <w:tblGrid>
            <w:gridCol w:w="2595"/>
            <w:gridCol w:w="2910"/>
            <w:gridCol w:w="351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B">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2C">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widowControl w:val="0"/>
              <w:jc w:val="left"/>
              <w:rPr>
                <w:color w:val="434343"/>
              </w:rPr>
            </w:pPr>
            <w:r w:rsidDel="00000000" w:rsidR="00000000" w:rsidRPr="00000000">
              <w:rPr>
                <w:color w:val="434343"/>
                <w:rtl w:val="0"/>
              </w:rPr>
              <w:t xml:space="preserve">journalId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jc w:val="left"/>
              <w:rPr>
                <w:color w:val="434343"/>
              </w:rPr>
            </w:pPr>
            <w:r w:rsidDel="00000000" w:rsidR="00000000" w:rsidRPr="00000000">
              <w:rPr>
                <w:color w:val="434343"/>
                <w:rtl w:val="0"/>
              </w:rPr>
              <w:t xml:space="preserve">Id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pageBreakBefore w:val="0"/>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pageBreakBefore w:val="0"/>
              <w:widowControl w:val="0"/>
              <w:jc w:val="left"/>
              <w:rPr>
                <w:color w:val="434343"/>
              </w:rPr>
            </w:pPr>
            <w:r w:rsidDel="00000000" w:rsidR="00000000" w:rsidRPr="00000000">
              <w:rPr>
                <w:color w:val="434343"/>
                <w:rtl w:val="0"/>
              </w:rPr>
              <w:t xml:space="preserve">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jc w:val="left"/>
              <w:rPr>
                <w:color w:val="434343"/>
              </w:rPr>
            </w:pPr>
            <w:r w:rsidDel="00000000" w:rsidR="00000000" w:rsidRPr="00000000">
              <w:rPr>
                <w:color w:val="434343"/>
                <w:rtl w:val="0"/>
              </w:rPr>
              <w:t xml:space="preserve">Date de valeur de l’écriture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jc w:val="left"/>
              <w:rPr>
                <w:color w:val="434343"/>
              </w:rPr>
            </w:pPr>
            <w:r w:rsidDel="00000000" w:rsidR="00000000" w:rsidRPr="00000000">
              <w:rPr>
                <w:color w:val="434343"/>
                <w:rtl w:val="0"/>
              </w:rPr>
              <w:t xml:space="preserve">AccountingDocumentId</w:t>
            </w:r>
            <w:r w:rsidDel="00000000" w:rsidR="00000000" w:rsidRPr="00000000">
              <w:rPr>
                <w:color w:val="434343"/>
                <w:rtl w:val="0"/>
              </w:rPr>
              <w:t xml:space="preserve"> (optionnel)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jc w:val="left"/>
              <w:rPr>
                <w:color w:val="434343"/>
              </w:rPr>
            </w:pPr>
            <w:r w:rsidDel="00000000" w:rsidR="00000000" w:rsidRPr="00000000">
              <w:rPr>
                <w:color w:val="434343"/>
                <w:rtl w:val="0"/>
              </w:rPr>
              <w:t xml:space="preserve">Id de la pièce comptable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jc w:val="left"/>
              <w:rPr>
                <w:color w:val="434343"/>
              </w:rPr>
            </w:pPr>
            <w:r w:rsidDel="00000000" w:rsidR="00000000" w:rsidRPr="00000000">
              <w:rPr>
                <w:color w:val="434343"/>
                <w:rtl w:val="0"/>
              </w:rPr>
              <w:t xml:space="preserve">Document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jc w:val="left"/>
              <w:rPr>
                <w:color w:val="434343"/>
              </w:rPr>
            </w:pPr>
            <w:r w:rsidDel="00000000" w:rsidR="00000000" w:rsidRPr="00000000">
              <w:rPr>
                <w:color w:val="434343"/>
                <w:rtl w:val="0"/>
              </w:rPr>
              <w:t xml:space="preserve">Document / Reference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jc w:val="left"/>
              <w:rPr>
                <w:color w:val="434343"/>
              </w:rPr>
            </w:pPr>
            <w:r w:rsidDel="00000000" w:rsidR="00000000" w:rsidRPr="00000000">
              <w:rPr>
                <w:color w:val="434343"/>
                <w:rtl w:val="0"/>
              </w:rPr>
              <w:t xml:space="preserve">String (max 256 caractères)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jc w:val="left"/>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jc w:val="left"/>
              <w:rPr>
                <w:color w:val="434343"/>
              </w:rPr>
            </w:pPr>
            <w:r w:rsidDel="00000000" w:rsidR="00000000" w:rsidRPr="00000000">
              <w:rPr>
                <w:color w:val="434343"/>
                <w:rtl w:val="0"/>
              </w:rPr>
              <w:t xml:space="preserve">Document / Date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jc w:val="left"/>
              <w:rPr>
                <w:color w:val="434343"/>
              </w:rPr>
            </w:pPr>
            <w:r w:rsidDel="00000000" w:rsidR="00000000" w:rsidRPr="00000000">
              <w:rPr>
                <w:color w:val="434343"/>
                <w:rtl w:val="0"/>
              </w:rPr>
              <w:t xml:space="preserve">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jc w:val="left"/>
              <w:rPr>
                <w:color w:val="434343"/>
              </w:rPr>
            </w:pPr>
            <w:r w:rsidDel="00000000" w:rsidR="00000000" w:rsidRPr="00000000">
              <w:rPr>
                <w:color w:val="434343"/>
                <w:rtl w:val="0"/>
              </w:rPr>
              <w:t xml:space="preserve">Date de valeur de la pièce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rPr>
                <w:color w:val="434343"/>
              </w:rPr>
            </w:pPr>
            <w:r w:rsidDel="00000000" w:rsidR="00000000" w:rsidRPr="00000000">
              <w:rPr>
                <w:color w:val="434343"/>
                <w:rtl w:val="0"/>
              </w:rPr>
              <w:t xml:space="preserve">ExternalId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rPr>
                <w:color w:val="434343"/>
              </w:rPr>
            </w:pPr>
            <w:r w:rsidDel="00000000" w:rsidR="00000000" w:rsidRPr="00000000">
              <w:rPr>
                <w:color w:val="434343"/>
                <w:rtl w:val="0"/>
              </w:rPr>
              <w:t xml:space="preserve">Identificateur externe de l’écriture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pageBreakBefore w:val="0"/>
              <w:widowControl w:val="0"/>
              <w:jc w:val="left"/>
              <w:rPr>
                <w:color w:val="434343"/>
              </w:rPr>
            </w:pPr>
            <w:r w:rsidDel="00000000" w:rsidR="00000000" w:rsidRPr="00000000">
              <w:rPr>
                <w:color w:val="434343"/>
                <w:rtl w:val="0"/>
              </w:rPr>
              <w:t xml:space="preserve">Lines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pageBreakBefore w:val="0"/>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pageBreakBefore w:val="0"/>
              <w:widowControl w:val="0"/>
              <w:jc w:val="left"/>
              <w:rPr>
                <w:color w:val="434343"/>
              </w:rPr>
            </w:pPr>
            <w:r w:rsidDel="00000000" w:rsidR="00000000" w:rsidRPr="00000000">
              <w:rPr>
                <w:color w:val="434343"/>
                <w:rtl w:val="0"/>
              </w:rPr>
              <w:t xml:space="preserve">Ligne d’écriture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pageBreakBefore w:val="0"/>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pageBreakBefore w:val="0"/>
              <w:widowControl w:val="0"/>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pageBreakBefore w:val="0"/>
              <w:widowControl w:val="0"/>
              <w:rPr>
                <w:color w:val="434343"/>
              </w:rPr>
            </w:pPr>
            <w:r w:rsidDel="00000000" w:rsidR="00000000" w:rsidRPr="00000000">
              <w:rPr>
                <w:color w:val="434343"/>
                <w:rtl w:val="0"/>
              </w:rPr>
              <w:t xml:space="preserve">Libellé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pageBreakBefore w:val="0"/>
              <w:widowControl w:val="0"/>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pageBreakBefore w:val="0"/>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pageBreakBefore w:val="0"/>
              <w:widowControl w:val="0"/>
              <w:rPr>
                <w:color w:val="434343"/>
              </w:rPr>
            </w:pPr>
            <w:r w:rsidDel="00000000" w:rsidR="00000000" w:rsidRPr="00000000">
              <w:rPr>
                <w:color w:val="434343"/>
                <w:rtl w:val="0"/>
              </w:rPr>
              <w:t xml:space="preserve">Montant au débit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pageBreakBefore w:val="0"/>
              <w:widowControl w:val="0"/>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pageBreakBefore w:val="0"/>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pageBreakBefore w:val="0"/>
              <w:widowControl w:val="0"/>
              <w:rPr>
                <w:color w:val="434343"/>
              </w:rPr>
            </w:pPr>
            <w:r w:rsidDel="00000000" w:rsidR="00000000" w:rsidRPr="00000000">
              <w:rPr>
                <w:color w:val="434343"/>
                <w:rtl w:val="0"/>
              </w:rPr>
              <w:t xml:space="preserve">Montant au crédit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pageBreakBefore w:val="0"/>
              <w:widowControl w:val="0"/>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pageBreakBefore w:val="0"/>
              <w:widowControl w:val="0"/>
              <w:rPr>
                <w:color w:val="434343"/>
              </w:rPr>
            </w:pPr>
            <w:r w:rsidDel="00000000" w:rsidR="00000000" w:rsidRPr="00000000">
              <w:rPr>
                <w:color w:val="434343"/>
                <w:rtl w:val="0"/>
              </w:rPr>
              <w:t xml:space="preserve">string 5 chars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pageBreakBefore w:val="0"/>
              <w:widowControl w:val="0"/>
              <w:rPr>
                <w:color w:val="434343"/>
              </w:rPr>
            </w:pPr>
            <w:r w:rsidDel="00000000" w:rsidR="00000000" w:rsidRPr="00000000">
              <w:rPr>
                <w:color w:val="434343"/>
                <w:rtl w:val="0"/>
              </w:rPr>
              <w:t xml:space="preserve">Code ISO de la Devise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rPr>
                <w:color w:val="434343"/>
              </w:rPr>
            </w:pPr>
            <w:r w:rsidDel="00000000" w:rsidR="00000000" w:rsidRPr="00000000">
              <w:rPr>
                <w:color w:val="434343"/>
                <w:rtl w:val="0"/>
              </w:rPr>
              <w:t xml:space="preserve">AccountNumber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widowControl w:val="0"/>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widowControl w:val="0"/>
              <w:rPr>
                <w:color w:val="434343"/>
              </w:rPr>
            </w:pPr>
            <w:r w:rsidDel="00000000" w:rsidR="00000000" w:rsidRPr="00000000">
              <w:rPr>
                <w:color w:val="434343"/>
                <w:rtl w:val="0"/>
              </w:rPr>
              <w:t xml:space="preserve">ExternalId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pageBreakBefore w:val="0"/>
              <w:widowControl w:val="0"/>
              <w:rPr>
                <w:color w:val="434343"/>
              </w:rPr>
            </w:pPr>
            <w:r w:rsidDel="00000000" w:rsidR="00000000" w:rsidRPr="00000000">
              <w:rPr>
                <w:color w:val="434343"/>
                <w:rtl w:val="0"/>
              </w:rPr>
              <w:t xml:space="preserve">Identificateur externe de la ligne d’écriture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widowControl w:val="0"/>
              <w:rPr>
                <w:color w:val="434343"/>
              </w:rPr>
            </w:pPr>
            <w:r w:rsidDel="00000000" w:rsidR="00000000" w:rsidRPr="00000000">
              <w:rPr>
                <w:color w:val="434343"/>
                <w:rtl w:val="0"/>
              </w:rPr>
              <w:t xml:space="preserve">Quantities </w:t>
            </w:r>
            <w:r w:rsidDel="00000000" w:rsidR="00000000" w:rsidRPr="00000000">
              <w:rPr>
                <w:color w:val="434343"/>
                <w:rtl w:val="0"/>
              </w:rPr>
              <w:t xml:space="preserve">(optionnel)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pageBreakBefore w:val="0"/>
              <w:widowControl w:val="0"/>
              <w:rPr>
                <w:color w:val="434343"/>
              </w:rPr>
            </w:pPr>
            <w:r w:rsidDel="00000000" w:rsidR="00000000" w:rsidRPr="00000000">
              <w:rPr>
                <w:color w:val="434343"/>
                <w:rtl w:val="0"/>
              </w:rPr>
              <w:t xml:space="preserve">Quantités sur la ligne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pageBreakBefore w:val="0"/>
              <w:widowControl w:val="0"/>
              <w:rPr>
                <w:color w:val="434343"/>
              </w:rPr>
            </w:pPr>
            <w:r w:rsidDel="00000000" w:rsidR="00000000" w:rsidRPr="00000000">
              <w:rPr>
                <w:color w:val="434343"/>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pageBreakBefore w:val="0"/>
              <w:widowControl w:val="0"/>
              <w:rPr>
                <w:color w:val="434343"/>
              </w:rPr>
            </w:pPr>
            <w:r w:rsidDel="00000000" w:rsidR="00000000" w:rsidRPr="00000000">
              <w:rPr>
                <w:color w:val="434343"/>
                <w:rtl w:val="0"/>
              </w:rPr>
              <w:t xml:space="preserve">Un parmi :</w:t>
            </w:r>
          </w:p>
          <w:p w:rsidR="00000000" w:rsidDel="00000000" w:rsidP="00000000" w:rsidRDefault="00000000" w:rsidRPr="00000000" w14:paraId="00000466">
            <w:pPr>
              <w:pageBreakBefore w:val="0"/>
              <w:widowControl w:val="0"/>
              <w:jc w:val="left"/>
              <w:rPr>
                <w:color w:val="434343"/>
              </w:rPr>
            </w:pPr>
            <w:r w:rsidDel="00000000" w:rsidR="00000000" w:rsidRPr="00000000">
              <w:rPr>
                <w:rFonts w:ascii="Courier New" w:cs="Courier New" w:eastAsia="Courier New" w:hAnsi="Courier New"/>
                <w:color w:val="3b4151"/>
                <w:sz w:val="18"/>
                <w:szCs w:val="18"/>
                <w:rtl w:val="0"/>
              </w:rPr>
              <w:t xml:space="preserve">Percent, Numeric, Set, Kilogram, Tonne, Liter, Hectoliter, CubicMeter, Hectare, Hour, KilowattHour, Milligram, Centigram, Decigram, Gram, Milliliter, Centiliter, Deciliter, Decaliter, Kiloliter, Millimeter, Centimeter, Decimeter, Meter, Kilometer, Decameter, Hectometer, SquareMeter, Day, Quintal, Are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widowControl w:val="0"/>
              <w:rPr>
                <w:color w:val="434343"/>
              </w:rPr>
            </w:pPr>
            <w:r w:rsidDel="00000000" w:rsidR="00000000" w:rsidRPr="00000000">
              <w:rPr>
                <w:color w:val="434343"/>
                <w:rtl w:val="0"/>
              </w:rPr>
              <w:t xml:space="preserve">Value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widowControl w:val="0"/>
              <w:rPr>
                <w:color w:val="434343"/>
              </w:rPr>
            </w:pPr>
            <w:r w:rsidDel="00000000" w:rsidR="00000000" w:rsidRPr="00000000">
              <w:rPr>
                <w:color w:val="434343"/>
                <w:rtl w:val="0"/>
              </w:rPr>
              <w:t xml:space="preserve">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widowControl w:val="0"/>
              <w:rPr>
                <w:color w:val="434343"/>
              </w:rPr>
            </w:pPr>
            <w:r w:rsidDel="00000000" w:rsidR="00000000" w:rsidRPr="00000000">
              <w:rPr>
                <w:color w:val="434343"/>
                <w:rtl w:val="0"/>
              </w:rPr>
              <w:t xml:space="preserve">Analytics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pageBreakBefore w:val="0"/>
              <w:widowControl w:val="0"/>
              <w:rPr>
                <w:color w:val="434343"/>
              </w:rPr>
            </w:pPr>
            <w:r w:rsidDel="00000000" w:rsidR="00000000" w:rsidRPr="00000000">
              <w:rPr>
                <w:color w:val="434343"/>
                <w:rtl w:val="0"/>
              </w:rPr>
              <w:t xml:space="preserve">Analytique de la ligne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widowControl w:val="0"/>
              <w:rPr>
                <w:color w:val="434343"/>
              </w:rPr>
            </w:pPr>
            <w:r w:rsidDel="00000000" w:rsidR="00000000" w:rsidRPr="00000000">
              <w:rPr>
                <w:color w:val="434343"/>
                <w:rtl w:val="0"/>
              </w:rPr>
              <w:t xml:space="preserve">AxisId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pageBreakBefore w:val="0"/>
              <w:widowControl w:val="0"/>
              <w:rPr>
                <w:color w:val="434343"/>
              </w:rPr>
            </w:pPr>
            <w:r w:rsidDel="00000000" w:rsidR="00000000" w:rsidRPr="00000000">
              <w:rPr>
                <w:color w:val="434343"/>
                <w:rtl w:val="0"/>
              </w:rPr>
              <w:t xml:space="preserve">entier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pageBreakBefore w:val="0"/>
              <w:widowControl w:val="0"/>
              <w:rPr>
                <w:color w:val="434343"/>
              </w:rPr>
            </w:pPr>
            <w:r w:rsidDel="00000000" w:rsidR="00000000" w:rsidRPr="00000000">
              <w:rPr>
                <w:color w:val="434343"/>
                <w:rtl w:val="0"/>
              </w:rPr>
              <w:t xml:space="preserve">identifiant de l’axe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widowControl w:val="0"/>
              <w:rPr>
                <w:color w:val="434343"/>
              </w:rPr>
            </w:pPr>
            <w:r w:rsidDel="00000000" w:rsidR="00000000" w:rsidRPr="00000000">
              <w:rPr>
                <w:color w:val="434343"/>
                <w:rtl w:val="0"/>
              </w:rPr>
              <w:t xml:space="preserve">UnitType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rPr>
                <w:color w:val="434343"/>
              </w:rPr>
            </w:pPr>
            <w:r w:rsidDel="00000000" w:rsidR="00000000" w:rsidRPr="00000000">
              <w:rPr>
                <w:color w:val="434343"/>
                <w:rtl w:val="0"/>
              </w:rPr>
              <w:t xml:space="preserve">Un parmi :</w:t>
            </w:r>
          </w:p>
          <w:p w:rsidR="00000000" w:rsidDel="00000000" w:rsidP="00000000" w:rsidRDefault="00000000" w:rsidRPr="00000000" w14:paraId="00000479">
            <w:pPr>
              <w:widowControl w:val="0"/>
              <w:jc w:val="left"/>
              <w:rPr>
                <w:color w:val="434343"/>
              </w:rPr>
            </w:pPr>
            <w:r w:rsidDel="00000000" w:rsidR="00000000" w:rsidRPr="00000000">
              <w:rPr>
                <w:rFonts w:ascii="Courier New" w:cs="Courier New" w:eastAsia="Courier New" w:hAnsi="Courier New"/>
                <w:color w:val="3b4151"/>
                <w:sz w:val="18"/>
                <w:szCs w:val="18"/>
                <w:rtl w:val="0"/>
              </w:rPr>
              <w:t xml:space="preserve">Percent, Numeric</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pageBreakBefore w:val="0"/>
              <w:widowControl w:val="0"/>
              <w:rPr>
                <w:color w:val="434343"/>
              </w:rPr>
            </w:pPr>
            <w:r w:rsidDel="00000000" w:rsidR="00000000" w:rsidRPr="00000000">
              <w:rPr>
                <w:color w:val="434343"/>
                <w:rtl w:val="0"/>
              </w:rPr>
              <w:t xml:space="preserve">Tags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pageBreakBefore w:val="0"/>
              <w:widowControl w:val="0"/>
              <w:rPr>
                <w:color w:val="434343"/>
              </w:rPr>
            </w:pPr>
            <w:r w:rsidDel="00000000" w:rsidR="00000000" w:rsidRPr="00000000">
              <w:rPr>
                <w:color w:val="434343"/>
                <w:rtl w:val="0"/>
              </w:rPr>
              <w:t xml:space="preserve">Liste des tags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widowControl w:val="0"/>
              <w:rPr>
                <w:color w:val="434343"/>
              </w:rPr>
            </w:pPr>
            <w:r w:rsidDel="00000000" w:rsidR="00000000" w:rsidRPr="00000000">
              <w:rPr>
                <w:color w:val="434343"/>
                <w:rtl w:val="0"/>
              </w:rPr>
              <w:t xml:space="preserve">TagId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rPr>
                <w:color w:val="434343"/>
              </w:rPr>
            </w:pPr>
            <w:r w:rsidDel="00000000" w:rsidR="00000000" w:rsidRPr="00000000">
              <w:rPr>
                <w:color w:val="434343"/>
                <w:rtl w:val="0"/>
              </w:rPr>
              <w:t xml:space="preserve">entier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pageBreakBefore w:val="0"/>
              <w:widowControl w:val="0"/>
              <w:rPr>
                <w:color w:val="434343"/>
              </w:rPr>
            </w:pPr>
            <w:r w:rsidDel="00000000" w:rsidR="00000000" w:rsidRPr="00000000">
              <w:rPr>
                <w:color w:val="434343"/>
                <w:rtl w:val="0"/>
              </w:rPr>
              <w:t xml:space="preserve">identifiant du tag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pageBreakBefore w:val="0"/>
              <w:widowControl w:val="0"/>
              <w:rPr>
                <w:color w:val="434343"/>
              </w:rPr>
            </w:pPr>
            <w:r w:rsidDel="00000000" w:rsidR="00000000" w:rsidRPr="00000000">
              <w:rPr>
                <w:color w:val="434343"/>
                <w:rtl w:val="0"/>
              </w:rPr>
              <w:t xml:space="preserve">Value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pageBreakBefore w:val="0"/>
              <w:widowControl w:val="0"/>
              <w:rPr>
                <w:color w:val="434343"/>
              </w:rPr>
            </w:pPr>
            <w:r w:rsidDel="00000000" w:rsidR="00000000" w:rsidRPr="00000000">
              <w:rPr>
                <w:color w:val="434343"/>
                <w:rtl w:val="0"/>
              </w:rPr>
              <w:t xml:space="preserve">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pageBreakBefore w:val="0"/>
              <w:widowControl w:val="0"/>
              <w:rPr>
                <w:color w:val="434343"/>
              </w:rPr>
            </w:pPr>
            <w:r w:rsidDel="00000000" w:rsidR="00000000" w:rsidRPr="00000000">
              <w:rPr>
                <w:color w:val="434343"/>
                <w:rtl w:val="0"/>
              </w:rPr>
              <w:t xml:space="preserve">Source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rPr>
                <w:color w:val="434343"/>
              </w:rPr>
            </w:pPr>
            <w:r w:rsidDel="00000000" w:rsidR="00000000" w:rsidRPr="00000000">
              <w:rPr>
                <w:color w:val="434343"/>
                <w:rtl w:val="0"/>
              </w:rPr>
              <w:t xml:space="preserve">Utiliser : PublicApi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pageBreakBefore w:val="0"/>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pageBreakBefore w:val="0"/>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pageBreakBefore w:val="0"/>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jc w:val="left"/>
              <w:rPr>
                <w:color w:val="434343"/>
              </w:rPr>
            </w:pPr>
            <w:r w:rsidDel="00000000" w:rsidR="00000000" w:rsidRPr="00000000">
              <w:rPr>
                <w:rtl w:val="0"/>
              </w:rPr>
            </w:r>
          </w:p>
        </w:tc>
      </w:tr>
    </w:tbl>
    <w:p w:rsidR="00000000" w:rsidDel="00000000" w:rsidP="00000000" w:rsidRDefault="00000000" w:rsidRPr="00000000" w14:paraId="00000495">
      <w:pPr>
        <w:pageBreakBefore w:val="0"/>
        <w:rPr>
          <w:color w:val="434343"/>
        </w:rPr>
      </w:pPr>
      <w:r w:rsidDel="00000000" w:rsidR="00000000" w:rsidRPr="00000000">
        <w:rPr>
          <w:rtl w:val="0"/>
        </w:rPr>
      </w:r>
    </w:p>
    <w:p w:rsidR="00000000" w:rsidDel="00000000" w:rsidP="00000000" w:rsidRDefault="00000000" w:rsidRPr="00000000" w14:paraId="00000496">
      <w:pPr>
        <w:pStyle w:val="Heading4"/>
        <w:pageBreakBefore w:val="0"/>
        <w:rPr/>
      </w:pPr>
      <w:bookmarkStart w:colFirst="0" w:colLast="0" w:name="_bgwr40yhosf6" w:id="153"/>
      <w:bookmarkEnd w:id="153"/>
      <w:r w:rsidDel="00000000" w:rsidR="00000000" w:rsidRPr="00000000">
        <w:rPr>
          <w:rtl w:val="0"/>
        </w:rPr>
        <w:t xml:space="preserve">Exemple</w:t>
      </w:r>
    </w:p>
    <w:p w:rsidR="00000000" w:rsidDel="00000000" w:rsidP="00000000" w:rsidRDefault="00000000" w:rsidRPr="00000000" w14:paraId="00000497">
      <w:pPr>
        <w:pageBreakBefore w:val="0"/>
        <w:rPr/>
      </w:pPr>
      <w:r w:rsidDel="00000000" w:rsidR="00000000" w:rsidRPr="00000000">
        <w:rPr>
          <w:rtl w:val="0"/>
        </w:rPr>
      </w:r>
    </w:p>
    <w:tbl>
      <w:tblPr>
        <w:tblStyle w:val="Table54"/>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498">
            <w:pPr>
              <w:pageBreakBefore w:val="0"/>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499">
            <w:pPr>
              <w:pageBreakBefore w:val="0"/>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"JournalId": 0,</w:t>
              <w:br w:type="textWrapping"/>
              <w:t xml:space="preserve">    "Date": </w:t>
            </w:r>
            <w:r w:rsidDel="00000000" w:rsidR="00000000" w:rsidRPr="00000000">
              <w:rPr>
                <w:rFonts w:ascii="Consolas" w:cs="Consolas" w:eastAsia="Consolas" w:hAnsi="Consolas"/>
                <w:color w:val="f1fa8c"/>
                <w:sz w:val="18"/>
                <w:szCs w:val="18"/>
                <w:shd w:fill="282a36" w:val="clear"/>
                <w:rtl w:val="0"/>
              </w:rPr>
              <w:t xml:space="preserve">"2021-06-29T10:31:11.636Z"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"Document": {</w:t>
              <w:br w:type="textWrapping"/>
              <w:t xml:space="preserve">      "Reference":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"Date": </w:t>
            </w:r>
            <w:r w:rsidDel="00000000" w:rsidR="00000000" w:rsidRPr="00000000">
              <w:rPr>
                <w:rFonts w:ascii="Consolas" w:cs="Consolas" w:eastAsia="Consolas" w:hAnsi="Consolas"/>
                <w:color w:val="f1fa8c"/>
                <w:sz w:val="18"/>
                <w:szCs w:val="18"/>
                <w:shd w:fill="282a36" w:val="clear"/>
                <w:rtl w:val="0"/>
              </w:rPr>
              <w:t xml:space="preserve">"2021-06-29T10:31:11.636Z"</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"ExternalId": </w:t>
            </w:r>
            <w:r w:rsidDel="00000000" w:rsidR="00000000" w:rsidRPr="00000000">
              <w:rPr>
                <w:rFonts w:ascii="Consolas" w:cs="Consolas" w:eastAsia="Consolas" w:hAnsi="Consolas"/>
                <w:color w:val="f1fa8c"/>
                <w:sz w:val="18"/>
                <w:szCs w:val="18"/>
                <w:shd w:fill="282a36" w:val="clear"/>
                <w:rtl w:val="0"/>
              </w:rPr>
              <w:t xml:space="preserve">"Facture_2541"</w:t>
            </w:r>
          </w:p>
          <w:p w:rsidR="00000000" w:rsidDel="00000000" w:rsidP="00000000" w:rsidRDefault="00000000" w:rsidRPr="00000000" w14:paraId="0000049A">
            <w:pPr>
              <w:pageBreakBefore w:val="0"/>
              <w:widowControl w:val="0"/>
              <w:spacing w:line="276" w:lineRule="auto"/>
              <w:jc w:val="left"/>
              <w:rPr>
                <w:color w:val="434343"/>
                <w:sz w:val="18"/>
                <w:szCs w:val="18"/>
              </w:rPr>
            </w:pPr>
            <w:r w:rsidDel="00000000" w:rsidR="00000000" w:rsidRPr="00000000">
              <w:rPr>
                <w:rFonts w:ascii="Consolas" w:cs="Consolas" w:eastAsia="Consolas" w:hAnsi="Consolas"/>
                <w:color w:val="f8f8f2"/>
                <w:sz w:val="18"/>
                <w:szCs w:val="18"/>
                <w:shd w:fill="282a36" w:val="clear"/>
                <w:rtl w:val="0"/>
              </w:rPr>
              <w:t xml:space="preserve">    "Lines": [</w:t>
              <w:br w:type="textWrapping"/>
              <w:t xml:space="preserve">      {</w:t>
              <w:br w:type="textWrapping"/>
              <w:t xml:space="preserve">        "Label":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"DebitAmount": 0,</w:t>
              <w:br w:type="textWrapping"/>
              <w:t xml:space="preserve">        "CreditAmount": 0,</w:t>
              <w:br w:type="textWrapping"/>
              <w:t xml:space="preserve">        "Currency":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"AccountNumber":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"ExternalId": </w:t>
            </w:r>
            <w:r w:rsidDel="00000000" w:rsidR="00000000" w:rsidRPr="00000000">
              <w:rPr>
                <w:rFonts w:ascii="Consolas" w:cs="Consolas" w:eastAsia="Consolas" w:hAnsi="Consolas"/>
                <w:color w:val="f1fa8c"/>
                <w:sz w:val="18"/>
                <w:szCs w:val="18"/>
                <w:shd w:fill="282a36" w:val="clear"/>
                <w:rtl w:val="0"/>
              </w:rPr>
              <w:t xml:space="preserve">"Facture_2541_Ligne_10"</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9B">
      <w:pPr>
        <w:pageBreakBefore w:val="0"/>
        <w:rPr>
          <w:color w:val="434343"/>
        </w:rPr>
      </w:pPr>
      <w:r w:rsidDel="00000000" w:rsidR="00000000" w:rsidRPr="00000000">
        <w:rPr>
          <w:rtl w:val="0"/>
        </w:rPr>
      </w:r>
    </w:p>
    <w:p w:rsidR="00000000" w:rsidDel="00000000" w:rsidP="00000000" w:rsidRDefault="00000000" w:rsidRPr="00000000" w14:paraId="0000049C">
      <w:pPr>
        <w:pStyle w:val="Heading4"/>
        <w:pageBreakBefore w:val="0"/>
        <w:rPr/>
      </w:pPr>
      <w:bookmarkStart w:colFirst="0" w:colLast="0" w:name="_8gc2h24qylfr" w:id="154"/>
      <w:bookmarkEnd w:id="154"/>
      <w:r w:rsidDel="00000000" w:rsidR="00000000" w:rsidRPr="00000000">
        <w:rPr>
          <w:rtl w:val="0"/>
        </w:rPr>
        <w:t xml:space="preserve">Réponse</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La création des écritures se fait de manière synchrone et en mode transactionnel. Cela implique : </w:t>
      </w:r>
    </w:p>
    <w:p w:rsidR="00000000" w:rsidDel="00000000" w:rsidP="00000000" w:rsidRDefault="00000000" w:rsidRPr="00000000" w14:paraId="0000049F">
      <w:pPr>
        <w:pageBreakBefore w:val="0"/>
        <w:numPr>
          <w:ilvl w:val="0"/>
          <w:numId w:val="4"/>
        </w:numPr>
        <w:ind w:left="720" w:hanging="360"/>
        <w:rPr>
          <w:u w:val="none"/>
        </w:rPr>
      </w:pPr>
      <w:r w:rsidDel="00000000" w:rsidR="00000000" w:rsidRPr="00000000">
        <w:rPr>
          <w:rtl w:val="0"/>
        </w:rPr>
        <w:t xml:space="preserve">ou bien toutes les écritures sont traitées et créées correctement</w:t>
      </w:r>
    </w:p>
    <w:p w:rsidR="00000000" w:rsidDel="00000000" w:rsidP="00000000" w:rsidRDefault="00000000" w:rsidRPr="00000000" w14:paraId="000004A0">
      <w:pPr>
        <w:pageBreakBefore w:val="0"/>
        <w:numPr>
          <w:ilvl w:val="0"/>
          <w:numId w:val="4"/>
        </w:numPr>
        <w:ind w:left="720" w:hanging="360"/>
        <w:rPr>
          <w:u w:val="none"/>
        </w:rPr>
      </w:pPr>
      <w:r w:rsidDel="00000000" w:rsidR="00000000" w:rsidRPr="00000000">
        <w:rPr>
          <w:rtl w:val="0"/>
        </w:rPr>
        <w:t xml:space="preserve">ou bien il y a une erreur dans une ou plusieurs écritures et aucune d’entre-elles ne sont créées</w:t>
      </w:r>
    </w:p>
    <w:p w:rsidR="00000000" w:rsidDel="00000000" w:rsidP="00000000" w:rsidRDefault="00000000" w:rsidRPr="00000000" w14:paraId="000004A1">
      <w:pPr>
        <w:pStyle w:val="Subtitle"/>
        <w:pageBreakBefore w:val="0"/>
        <w:rPr/>
      </w:pPr>
      <w:bookmarkStart w:colFirst="0" w:colLast="0" w:name="_s0gzsdn97acj" w:id="155"/>
      <w:bookmarkEnd w:id="155"/>
      <w:r w:rsidDel="00000000" w:rsidR="00000000" w:rsidRPr="00000000">
        <w:rPr>
          <w:rtl w:val="0"/>
        </w:rPr>
        <w:t xml:space="preserve">Content-type</w:t>
      </w:r>
    </w:p>
    <w:p w:rsidR="00000000" w:rsidDel="00000000" w:rsidP="00000000" w:rsidRDefault="00000000" w:rsidRPr="00000000" w14:paraId="000004A2">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4A3">
      <w:pPr>
        <w:pStyle w:val="Subtitle"/>
        <w:pageBreakBefore w:val="0"/>
        <w:rPr/>
      </w:pPr>
      <w:bookmarkStart w:colFirst="0" w:colLast="0" w:name="_srviaj5fd5b4" w:id="156"/>
      <w:bookmarkEnd w:id="156"/>
      <w:r w:rsidDel="00000000" w:rsidR="00000000" w:rsidRPr="00000000">
        <w:rPr>
          <w:rtl w:val="0"/>
        </w:rPr>
        <w:t xml:space="preserve">Response Body</w:t>
      </w:r>
    </w:p>
    <w:p w:rsidR="00000000" w:rsidDel="00000000" w:rsidP="00000000" w:rsidRDefault="00000000" w:rsidRPr="00000000" w14:paraId="000004A4">
      <w:pPr>
        <w:pageBreakBefore w:val="0"/>
        <w:rPr>
          <w:color w:val="434343"/>
        </w:rPr>
      </w:pPr>
      <w:r w:rsidDel="00000000" w:rsidR="00000000" w:rsidRPr="00000000">
        <w:rPr>
          <w:rtl w:val="0"/>
        </w:rPr>
      </w:r>
    </w:p>
    <w:p w:rsidR="00000000" w:rsidDel="00000000" w:rsidP="00000000" w:rsidRDefault="00000000" w:rsidRPr="00000000" w14:paraId="000004A5">
      <w:pPr>
        <w:pageBreakBefore w:val="0"/>
        <w:rPr>
          <w:color w:val="434343"/>
        </w:rPr>
      </w:pPr>
      <w:r w:rsidDel="00000000" w:rsidR="00000000" w:rsidRPr="00000000">
        <w:rPr>
          <w:color w:val="434343"/>
          <w:rtl w:val="0"/>
        </w:rPr>
        <w:t xml:space="preserve">En cas de création, nous répondrons avec la liste des Id des écritures créées. </w:t>
      </w:r>
    </w:p>
    <w:p w:rsidR="00000000" w:rsidDel="00000000" w:rsidP="00000000" w:rsidRDefault="00000000" w:rsidRPr="00000000" w14:paraId="000004A6">
      <w:pPr>
        <w:pageBreakBefore w:val="0"/>
        <w:rPr>
          <w:color w:val="434343"/>
        </w:rPr>
      </w:pPr>
      <w:r w:rsidDel="00000000" w:rsidR="00000000" w:rsidRPr="00000000">
        <w:rPr>
          <w:rtl w:val="0"/>
        </w:rPr>
      </w:r>
    </w:p>
    <w:tbl>
      <w:tblPr>
        <w:tblStyle w:val="Table5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A7">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A8">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pageBreakBefore w:val="0"/>
              <w:widowControl w:val="0"/>
              <w:jc w:val="left"/>
              <w:rPr>
                <w:color w:val="434343"/>
              </w:rPr>
            </w:pPr>
            <w:r w:rsidDel="00000000" w:rsidR="00000000" w:rsidRPr="00000000">
              <w:rPr>
                <w:color w:val="434343"/>
                <w:rtl w:val="0"/>
              </w:rPr>
              <w:t xml:space="preserve">EntryId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pageBreakBefore w:val="0"/>
              <w:widowControl w:val="0"/>
              <w:jc w:val="left"/>
              <w:rPr>
                <w:color w:val="434343"/>
              </w:rPr>
            </w:pPr>
            <w:r w:rsidDel="00000000" w:rsidR="00000000" w:rsidRPr="00000000">
              <w:rPr>
                <w:color w:val="434343"/>
                <w:rtl w:val="0"/>
              </w:rPr>
              <w:t xml:space="preserve">Id de l’écriture créée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pageBreakBefore w:val="0"/>
              <w:widowControl w:val="0"/>
              <w:jc w:val="left"/>
              <w:rPr>
                <w:color w:val="434343"/>
              </w:rPr>
            </w:pPr>
            <w:r w:rsidDel="00000000" w:rsidR="00000000" w:rsidRPr="00000000">
              <w:rPr>
                <w:color w:val="434343"/>
                <w:rtl w:val="0"/>
              </w:rPr>
              <w:t xml:space="preserve">EntryRef</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jc w:val="left"/>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rPr>
                <w:color w:val="434343"/>
              </w:rPr>
            </w:pPr>
            <w:r w:rsidDel="00000000" w:rsidR="00000000" w:rsidRPr="00000000">
              <w:rPr>
                <w:color w:val="434343"/>
                <w:rtl w:val="0"/>
              </w:rPr>
              <w:t xml:space="preserve">ExternalId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rPr>
                <w:color w:val="434343"/>
              </w:rPr>
            </w:pPr>
            <w:r w:rsidDel="00000000" w:rsidR="00000000" w:rsidRPr="00000000">
              <w:rPr>
                <w:color w:val="434343"/>
                <w:rtl w:val="0"/>
              </w:rPr>
              <w:t xml:space="preserve">Identificateur externe de l’écriture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widowControl w:val="0"/>
              <w:jc w:val="left"/>
              <w:rPr>
                <w:color w:val="434343"/>
              </w:rPr>
            </w:pPr>
            <w:r w:rsidDel="00000000" w:rsidR="00000000" w:rsidRPr="00000000">
              <w:rPr>
                <w:color w:val="434343"/>
                <w:rtl w:val="0"/>
              </w:rPr>
              <w:t xml:space="preserve">EntryLineId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pageBreakBefore w:val="0"/>
              <w:widowControl w:val="0"/>
              <w:jc w:val="left"/>
              <w:rPr>
                <w:color w:val="434343"/>
              </w:rPr>
            </w:pPr>
            <w:r w:rsidDel="00000000" w:rsidR="00000000" w:rsidRPr="00000000">
              <w:rPr>
                <w:color w:val="434343"/>
                <w:rtl w:val="0"/>
              </w:rPr>
              <w:t xml:space="preserve">Id de la ligne créée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pageBreakBefore w:val="0"/>
              <w:widowControl w:val="0"/>
              <w:jc w:val="left"/>
              <w:rPr>
                <w:color w:val="434343"/>
              </w:rPr>
            </w:pPr>
            <w:r w:rsidDel="00000000" w:rsidR="00000000" w:rsidRPr="00000000">
              <w:rPr>
                <w:color w:val="434343"/>
                <w:rtl w:val="0"/>
              </w:rPr>
              <w:t xml:space="preserve">ExternalId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widowControl w:val="0"/>
              <w:jc w:val="left"/>
              <w:rPr>
                <w:color w:val="434343"/>
              </w:rPr>
            </w:pPr>
            <w:r w:rsidDel="00000000" w:rsidR="00000000" w:rsidRPr="00000000">
              <w:rPr>
                <w:color w:val="434343"/>
                <w:rtl w:val="0"/>
              </w:rPr>
              <w:t xml:space="preserve">ExternalId correspondant passé en paramètre d’entrée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pageBreakBefore w:val="0"/>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pageBreakBefore w:val="0"/>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pageBreakBefore w:val="0"/>
              <w:widowControl w:val="0"/>
              <w:jc w:val="left"/>
              <w:rPr>
                <w:color w:val="434343"/>
              </w:rPr>
            </w:pPr>
            <w:r w:rsidDel="00000000" w:rsidR="00000000" w:rsidRPr="00000000">
              <w:rPr>
                <w:rtl w:val="0"/>
              </w:rPr>
            </w:r>
          </w:p>
        </w:tc>
      </w:tr>
    </w:tbl>
    <w:p w:rsidR="00000000" w:rsidDel="00000000" w:rsidP="00000000" w:rsidRDefault="00000000" w:rsidRPr="00000000" w14:paraId="000004BB">
      <w:pPr>
        <w:pageBreakBefore w:val="0"/>
        <w:rPr>
          <w:color w:val="434343"/>
        </w:rPr>
      </w:pPr>
      <w:r w:rsidDel="00000000" w:rsidR="00000000" w:rsidRPr="00000000">
        <w:rPr>
          <w:rtl w:val="0"/>
        </w:rPr>
      </w:r>
    </w:p>
    <w:p w:rsidR="00000000" w:rsidDel="00000000" w:rsidP="00000000" w:rsidRDefault="00000000" w:rsidRPr="00000000" w14:paraId="000004BC">
      <w:pPr>
        <w:pageBreakBefore w:val="0"/>
        <w:rPr>
          <w:color w:val="434343"/>
        </w:rPr>
      </w:pPr>
      <w:r w:rsidDel="00000000" w:rsidR="00000000" w:rsidRPr="00000000">
        <w:rPr>
          <w:color w:val="434343"/>
          <w:rtl w:val="0"/>
        </w:rPr>
        <w:t xml:space="preserve">En cas d’échec, nous répondrons avec les messages d’erreur appropriées et les lignes concernées. </w:t>
      </w:r>
    </w:p>
    <w:p w:rsidR="00000000" w:rsidDel="00000000" w:rsidP="00000000" w:rsidRDefault="00000000" w:rsidRPr="00000000" w14:paraId="000004BD">
      <w:pPr>
        <w:pageBreakBefore w:val="0"/>
        <w:rPr>
          <w:color w:val="434343"/>
        </w:rPr>
      </w:pPr>
      <w:r w:rsidDel="00000000" w:rsidR="00000000" w:rsidRPr="00000000">
        <w:rPr>
          <w:rtl w:val="0"/>
        </w:rPr>
      </w:r>
    </w:p>
    <w:p w:rsidR="00000000" w:rsidDel="00000000" w:rsidP="00000000" w:rsidRDefault="00000000" w:rsidRPr="00000000" w14:paraId="000004BE">
      <w:pPr>
        <w:pStyle w:val="Heading4"/>
        <w:pageBreakBefore w:val="0"/>
        <w:rPr/>
      </w:pPr>
      <w:bookmarkStart w:colFirst="0" w:colLast="0" w:name="_2bcfpyj5jw0l" w:id="157"/>
      <w:bookmarkEnd w:id="157"/>
      <w:r w:rsidDel="00000000" w:rsidR="00000000" w:rsidRPr="00000000">
        <w:rPr>
          <w:rtl w:val="0"/>
        </w:rPr>
        <w:t xml:space="preserve">Exemple</w:t>
      </w:r>
    </w:p>
    <w:p w:rsidR="00000000" w:rsidDel="00000000" w:rsidP="00000000" w:rsidRDefault="00000000" w:rsidRPr="00000000" w14:paraId="000004BF">
      <w:pPr>
        <w:pageBreakBefore w:val="0"/>
        <w:rPr/>
      </w:pPr>
      <w:r w:rsidDel="00000000" w:rsidR="00000000" w:rsidRPr="00000000">
        <w:rPr>
          <w:rtl w:val="0"/>
        </w:rPr>
      </w:r>
    </w:p>
    <w:tbl>
      <w:tblPr>
        <w:tblStyle w:val="Table56"/>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br w:type="textWrapping"/>
              <w:t xml:space="preserve">  {</w:t>
              <w:br w:type="textWrapping"/>
              <w:t xml:space="preserve">    "Id": 629332,</w:t>
              <w:br w:type="textWrapping"/>
              <w:t xml:space="preserve">    "Lines": [</w:t>
              <w:br w:type="textWrapping"/>
              <w:t xml:space="preserve">      {</w:t>
              <w:br w:type="textWrapping"/>
              <w:t xml:space="preserve">        "Id": 2556690,</w:t>
              <w:br w:type="textWrapping"/>
              <w:t xml:space="preserve">        "Label": </w:t>
            </w:r>
            <w:r w:rsidDel="00000000" w:rsidR="00000000" w:rsidRPr="00000000">
              <w:rPr>
                <w:rFonts w:ascii="Consolas" w:cs="Consolas" w:eastAsia="Consolas" w:hAnsi="Consolas"/>
                <w:color w:val="f1fa8c"/>
                <w:sz w:val="18"/>
                <w:szCs w:val="18"/>
                <w:shd w:fill="282a36" w:val="clear"/>
                <w:rtl w:val="0"/>
              </w:rPr>
              <w:t xml:space="preserve">"A"</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"DebitAmount": 10,</w:t>
              <w:br w:type="textWrapping"/>
              <w:t xml:space="preserve">        "CreditAmount": 0,</w:t>
              <w:br w:type="textWrapping"/>
              <w:t xml:space="preserve">        "AccountNumber": </w:t>
            </w:r>
            <w:r w:rsidDel="00000000" w:rsidR="00000000" w:rsidRPr="00000000">
              <w:rPr>
                <w:rFonts w:ascii="Consolas" w:cs="Consolas" w:eastAsia="Consolas" w:hAnsi="Consolas"/>
                <w:color w:val="f1fa8c"/>
                <w:sz w:val="18"/>
                <w:szCs w:val="18"/>
                <w:shd w:fill="282a36" w:val="clear"/>
                <w:rtl w:val="0"/>
              </w:rPr>
              <w:t xml:space="preserve">"4011ABC"</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"ExternalId": </w:t>
            </w:r>
            <w:r w:rsidDel="00000000" w:rsidR="00000000" w:rsidRPr="00000000">
              <w:rPr>
                <w:rFonts w:ascii="Consolas" w:cs="Consolas" w:eastAsia="Consolas" w:hAnsi="Consolas"/>
                <w:color w:val="f1fa8c"/>
                <w:sz w:val="18"/>
                <w:szCs w:val="18"/>
                <w:shd w:fill="282a36" w:val="clear"/>
                <w:rtl w:val="0"/>
              </w:rPr>
              <w:t xml:space="preserve">"Ext1"</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"Id": 2556691,</w:t>
              <w:br w:type="textWrapping"/>
              <w:t xml:space="preserve">        "Label": </w:t>
            </w:r>
            <w:r w:rsidDel="00000000" w:rsidR="00000000" w:rsidRPr="00000000">
              <w:rPr>
                <w:rFonts w:ascii="Consolas" w:cs="Consolas" w:eastAsia="Consolas" w:hAnsi="Consolas"/>
                <w:color w:val="f1fa8c"/>
                <w:sz w:val="18"/>
                <w:szCs w:val="18"/>
                <w:shd w:fill="282a36" w:val="clear"/>
                <w:rtl w:val="0"/>
              </w:rPr>
              <w:t xml:space="preserve">"A"</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"DebitAmount": 0,</w:t>
              <w:br w:type="textWrapping"/>
              <w:t xml:space="preserve">        "CreditAmount": 10,</w:t>
              <w:br w:type="textWrapping"/>
              <w:t xml:space="preserve">        "AccountNumber": </w:t>
            </w:r>
            <w:r w:rsidDel="00000000" w:rsidR="00000000" w:rsidRPr="00000000">
              <w:rPr>
                <w:rFonts w:ascii="Consolas" w:cs="Consolas" w:eastAsia="Consolas" w:hAnsi="Consolas"/>
                <w:color w:val="f1fa8c"/>
                <w:sz w:val="18"/>
                <w:szCs w:val="18"/>
                <w:shd w:fill="282a36" w:val="clear"/>
                <w:rtl w:val="0"/>
              </w:rPr>
              <w:t xml:space="preserve">"607"</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"ExternalId": </w:t>
            </w:r>
            <w:r w:rsidDel="00000000" w:rsidR="00000000" w:rsidRPr="00000000">
              <w:rPr>
                <w:rFonts w:ascii="Consolas" w:cs="Consolas" w:eastAsia="Consolas" w:hAnsi="Consolas"/>
                <w:color w:val="f1fa8c"/>
                <w:sz w:val="18"/>
                <w:szCs w:val="18"/>
                <w:shd w:fill="282a36" w:val="clear"/>
                <w:rtl w:val="0"/>
              </w:rPr>
              <w:t xml:space="preserve">"Ext2"</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w:t>
              <w:br w:type="textWrapping"/>
              <w:t xml:space="preserve">]</w:t>
            </w:r>
          </w:p>
        </w:tc>
      </w:tr>
    </w:tbl>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widowControl w:val="0"/>
        <w:spacing w:line="276" w:lineRule="auto"/>
        <w:jc w:val="left"/>
        <w:rPr/>
      </w:pPr>
      <w:r w:rsidDel="00000000" w:rsidR="00000000" w:rsidRPr="00000000">
        <w:rPr>
          <w:rtl w:val="0"/>
        </w:rPr>
      </w:r>
    </w:p>
    <w:p w:rsidR="00000000" w:rsidDel="00000000" w:rsidP="00000000" w:rsidRDefault="00000000" w:rsidRPr="00000000" w14:paraId="000004C3">
      <w:pPr>
        <w:pBdr>
          <w:top w:color="ffffff" w:space="6" w:sz="8" w:val="single"/>
          <w:left w:color="ffffff" w:space="6" w:sz="8" w:val="single"/>
          <w:bottom w:color="ffffff" w:space="6" w:sz="8" w:val="single"/>
          <w:right w:color="ffffff" w:space="6" w:sz="8" w:val="single"/>
        </w:pBdr>
        <w:shd w:fill="eeedfc" w:val="clear"/>
        <w:rPr/>
      </w:pPr>
      <w:r w:rsidDel="00000000" w:rsidR="00000000" w:rsidRPr="00000000">
        <w:rPr>
          <w:color w:val="4744e3"/>
          <w:rtl w:val="0"/>
        </w:rPr>
        <w:t xml:space="preserve">L’écriture comptable. L’endpoint suivant permet de modifier des écritures comptables.</w:t>
      </w:r>
      <w:r w:rsidDel="00000000" w:rsidR="00000000" w:rsidRPr="00000000">
        <w:rPr>
          <w:rtl w:val="0"/>
        </w:rPr>
      </w:r>
    </w:p>
    <w:p w:rsidR="00000000" w:rsidDel="00000000" w:rsidP="00000000" w:rsidRDefault="00000000" w:rsidRPr="00000000" w14:paraId="000004C4">
      <w:pPr>
        <w:pStyle w:val="Heading3"/>
        <w:rPr/>
      </w:pPr>
      <w:bookmarkStart w:colFirst="0" w:colLast="0" w:name="_2b9cqo4j4edz" w:id="158"/>
      <w:bookmarkEnd w:id="158"/>
      <w:r w:rsidDel="00000000" w:rsidR="00000000" w:rsidRPr="00000000">
        <w:rPr>
          <w:rtl w:val="0"/>
        </w:rPr>
        <w:t xml:space="preserve">PUT Entries</w:t>
      </w:r>
    </w:p>
    <w:p w:rsidR="00000000" w:rsidDel="00000000" w:rsidP="00000000" w:rsidRDefault="00000000" w:rsidRPr="00000000" w14:paraId="000004C5">
      <w:pPr>
        <w:pStyle w:val="Heading4"/>
        <w:rPr/>
      </w:pPr>
      <w:bookmarkStart w:colFirst="0" w:colLast="0" w:name="_bqnsej51wz4f" w:id="159"/>
      <w:bookmarkEnd w:id="159"/>
      <w:r w:rsidDel="00000000" w:rsidR="00000000" w:rsidRPr="00000000">
        <w:rPr>
          <w:rtl w:val="0"/>
        </w:rPr>
        <w:t xml:space="preserve">Request</w:t>
      </w:r>
    </w:p>
    <w:p w:rsidR="00000000" w:rsidDel="00000000" w:rsidP="00000000" w:rsidRDefault="00000000" w:rsidRPr="00000000" w14:paraId="000004C6">
      <w:pPr>
        <w:pStyle w:val="Subtitle"/>
        <w:rPr/>
      </w:pPr>
      <w:bookmarkStart w:colFirst="0" w:colLast="0" w:name="_vcjji6u8vloi" w:id="160"/>
      <w:bookmarkEnd w:id="160"/>
      <w:r w:rsidDel="00000000" w:rsidR="00000000" w:rsidRPr="00000000">
        <w:rPr>
          <w:rtl w:val="0"/>
        </w:rPr>
        <w:t xml:space="preserve">URL</w:t>
      </w:r>
    </w:p>
    <w:p w:rsidR="00000000" w:rsidDel="00000000" w:rsidP="00000000" w:rsidRDefault="00000000" w:rsidRPr="00000000" w14:paraId="000004C7">
      <w:pPr>
        <w:rPr/>
      </w:pPr>
      <w:r w:rsidDel="00000000" w:rsidR="00000000" w:rsidRPr="00000000">
        <w:rPr>
          <w:color w:val="4744e3"/>
          <w:u w:val="single"/>
          <w:rtl w:val="0"/>
        </w:rPr>
        <w:t xml:space="preserve">{{URLBase}}</w:t>
      </w:r>
      <w:hyperlink r:id="rId29">
        <w:r w:rsidDel="00000000" w:rsidR="00000000" w:rsidRPr="00000000">
          <w:rPr>
            <w:color w:val="4744e3"/>
            <w:u w:val="single"/>
            <w:rtl w:val="0"/>
          </w:rPr>
          <w:t xml:space="preserve">/v1/</w:t>
        </w:r>
      </w:hyperlink>
      <w:r w:rsidDel="00000000" w:rsidR="00000000" w:rsidRPr="00000000">
        <w:rPr>
          <w:color w:val="4744e3"/>
          <w:u w:val="single"/>
          <w:rtl w:val="0"/>
        </w:rPr>
        <w:t xml:space="preserve">dossiers/</w:t>
      </w:r>
      <w:hyperlink r:id="rId30">
        <w:r w:rsidDel="00000000" w:rsidR="00000000" w:rsidRPr="00000000">
          <w:rPr>
            <w:color w:val="4744e3"/>
            <w:u w:val="single"/>
            <w:rtl w:val="0"/>
          </w:rPr>
          <w:t xml:space="preserve">{dossierId}/entries</w:t>
        </w:r>
      </w:hyperlink>
      <w:r w:rsidDel="00000000" w:rsidR="00000000" w:rsidRPr="00000000">
        <w:rPr>
          <w:rtl w:val="0"/>
        </w:rPr>
      </w:r>
    </w:p>
    <w:p w:rsidR="00000000" w:rsidDel="00000000" w:rsidP="00000000" w:rsidRDefault="00000000" w:rsidRPr="00000000" w14:paraId="000004C8">
      <w:pPr>
        <w:pStyle w:val="Subtitle"/>
        <w:rPr/>
      </w:pPr>
      <w:bookmarkStart w:colFirst="0" w:colLast="0" w:name="_8bnqpbfwvjf2" w:id="161"/>
      <w:bookmarkEnd w:id="161"/>
      <w:r w:rsidDel="00000000" w:rsidR="00000000" w:rsidRPr="00000000">
        <w:rPr>
          <w:rtl w:val="0"/>
        </w:rPr>
        <w:t xml:space="preserve">Method</w:t>
      </w:r>
    </w:p>
    <w:p w:rsidR="00000000" w:rsidDel="00000000" w:rsidP="00000000" w:rsidRDefault="00000000" w:rsidRPr="00000000" w14:paraId="000004C9">
      <w:pPr>
        <w:rPr/>
      </w:pPr>
      <w:r w:rsidDel="00000000" w:rsidR="00000000" w:rsidRPr="00000000">
        <w:rPr>
          <w:rtl w:val="0"/>
        </w:rPr>
        <w:t xml:space="preserve">PUT</w:t>
      </w:r>
    </w:p>
    <w:p w:rsidR="00000000" w:rsidDel="00000000" w:rsidP="00000000" w:rsidRDefault="00000000" w:rsidRPr="00000000" w14:paraId="000004CA">
      <w:pPr>
        <w:pStyle w:val="Subtitle"/>
        <w:rPr/>
      </w:pPr>
      <w:bookmarkStart w:colFirst="0" w:colLast="0" w:name="_1ygj3comospg" w:id="162"/>
      <w:bookmarkEnd w:id="162"/>
      <w:r w:rsidDel="00000000" w:rsidR="00000000" w:rsidRPr="00000000">
        <w:rPr>
          <w:rtl w:val="0"/>
        </w:rPr>
        <w:t xml:space="preserve">Paramètres path</w:t>
      </w:r>
    </w:p>
    <w:p w:rsidR="00000000" w:rsidDel="00000000" w:rsidP="00000000" w:rsidRDefault="00000000" w:rsidRPr="00000000" w14:paraId="000004CB">
      <w:pPr>
        <w:rPr>
          <w:color w:val="434343"/>
        </w:rPr>
      </w:pPr>
      <w:r w:rsidDel="00000000" w:rsidR="00000000" w:rsidRPr="00000000">
        <w:rPr>
          <w:rtl w:val="0"/>
        </w:rPr>
      </w:r>
    </w:p>
    <w:tbl>
      <w:tblPr>
        <w:tblStyle w:val="Table5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10"/>
        <w:gridCol w:w="3510"/>
        <w:tblGridChange w:id="0">
          <w:tblGrid>
            <w:gridCol w:w="2595"/>
            <w:gridCol w:w="2910"/>
            <w:gridCol w:w="351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C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CD">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CE">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4D2">
      <w:pPr>
        <w:rPr>
          <w:color w:val="434343"/>
        </w:rPr>
      </w:pPr>
      <w:r w:rsidDel="00000000" w:rsidR="00000000" w:rsidRPr="00000000">
        <w:rPr>
          <w:rtl w:val="0"/>
        </w:rPr>
      </w:r>
    </w:p>
    <w:p w:rsidR="00000000" w:rsidDel="00000000" w:rsidP="00000000" w:rsidRDefault="00000000" w:rsidRPr="00000000" w14:paraId="000004D3">
      <w:pPr>
        <w:pStyle w:val="Subtitle"/>
        <w:rPr/>
      </w:pPr>
      <w:bookmarkStart w:colFirst="0" w:colLast="0" w:name="_1eubfen97amb" w:id="163"/>
      <w:bookmarkEnd w:id="163"/>
      <w:r w:rsidDel="00000000" w:rsidR="00000000" w:rsidRPr="00000000">
        <w:rPr>
          <w:rtl w:val="0"/>
        </w:rPr>
        <w:t xml:space="preserve">Paramètres Body</w:t>
      </w:r>
    </w:p>
    <w:p w:rsidR="00000000" w:rsidDel="00000000" w:rsidP="00000000" w:rsidRDefault="00000000" w:rsidRPr="00000000" w14:paraId="000004D4">
      <w:pPr>
        <w:rPr>
          <w:color w:val="434343"/>
        </w:rPr>
      </w:pPr>
      <w:r w:rsidDel="00000000" w:rsidR="00000000" w:rsidRPr="00000000">
        <w:rPr>
          <w:color w:val="434343"/>
          <w:rtl w:val="0"/>
        </w:rPr>
        <w:t xml:space="preserve">Liste d’écritures (jusqu’à 50)</w:t>
      </w:r>
      <w:r w:rsidDel="00000000" w:rsidR="00000000" w:rsidRPr="00000000">
        <w:rPr>
          <w:rtl w:val="0"/>
        </w:rPr>
      </w:r>
    </w:p>
    <w:p w:rsidR="00000000" w:rsidDel="00000000" w:rsidP="00000000" w:rsidRDefault="00000000" w:rsidRPr="00000000" w14:paraId="000004D5">
      <w:pPr>
        <w:rPr>
          <w:color w:val="434343"/>
        </w:rPr>
      </w:pPr>
      <w:r w:rsidDel="00000000" w:rsidR="00000000" w:rsidRPr="00000000">
        <w:rPr>
          <w:rtl w:val="0"/>
        </w:rPr>
      </w:r>
    </w:p>
    <w:tbl>
      <w:tblPr>
        <w:tblStyle w:val="Table5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10"/>
        <w:gridCol w:w="3510"/>
        <w:tblGridChange w:id="0">
          <w:tblGrid>
            <w:gridCol w:w="2595"/>
            <w:gridCol w:w="2910"/>
            <w:gridCol w:w="351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D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D7">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4D8">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jc w:val="left"/>
              <w:rPr>
                <w:color w:val="434343"/>
              </w:rPr>
            </w:pPr>
            <w:r w:rsidDel="00000000" w:rsidR="00000000" w:rsidRPr="00000000">
              <w:rPr>
                <w:color w:val="434343"/>
                <w:rtl w:val="0"/>
              </w:rPr>
              <w:t xml:space="preserve">entier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jc w:val="left"/>
              <w:rPr>
                <w:color w:val="434343"/>
              </w:rPr>
            </w:pPr>
            <w:r w:rsidDel="00000000" w:rsidR="00000000" w:rsidRPr="00000000">
              <w:rPr>
                <w:color w:val="434343"/>
                <w:rtl w:val="0"/>
              </w:rPr>
              <w:t xml:space="preserve">Identifiant de l’écriture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jc w:val="left"/>
              <w:rPr>
                <w:color w:val="434343"/>
              </w:rPr>
            </w:pPr>
            <w:r w:rsidDel="00000000" w:rsidR="00000000" w:rsidRPr="00000000">
              <w:rPr>
                <w:color w:val="434343"/>
                <w:rtl w:val="0"/>
              </w:rPr>
              <w:t xml:space="preserve">journalId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jc w:val="left"/>
              <w:rPr>
                <w:color w:val="434343"/>
              </w:rPr>
            </w:pPr>
            <w:r w:rsidDel="00000000" w:rsidR="00000000" w:rsidRPr="00000000">
              <w:rPr>
                <w:color w:val="434343"/>
                <w:rtl w:val="0"/>
              </w:rPr>
              <w:t xml:space="preserve">Id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jc w:val="left"/>
              <w:rPr>
                <w:color w:val="434343"/>
              </w:rPr>
            </w:pPr>
            <w:r w:rsidDel="00000000" w:rsidR="00000000" w:rsidRPr="00000000">
              <w:rPr>
                <w:color w:val="434343"/>
                <w:rtl w:val="0"/>
              </w:rPr>
              <w:t xml:space="preserve">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jc w:val="left"/>
              <w:rPr>
                <w:color w:val="434343"/>
              </w:rPr>
            </w:pPr>
            <w:r w:rsidDel="00000000" w:rsidR="00000000" w:rsidRPr="00000000">
              <w:rPr>
                <w:color w:val="434343"/>
                <w:rtl w:val="0"/>
              </w:rPr>
              <w:t xml:space="preserve">Date de valeur de l’écriture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jc w:val="left"/>
              <w:rPr>
                <w:color w:val="434343"/>
              </w:rPr>
            </w:pPr>
            <w:r w:rsidDel="00000000" w:rsidR="00000000" w:rsidRPr="00000000">
              <w:rPr>
                <w:color w:val="434343"/>
                <w:rtl w:val="0"/>
              </w:rPr>
              <w:t xml:space="preserve">Document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jc w:val="left"/>
              <w:rPr>
                <w:color w:val="434343"/>
              </w:rPr>
            </w:pPr>
            <w:r w:rsidDel="00000000" w:rsidR="00000000" w:rsidRPr="00000000">
              <w:rPr>
                <w:color w:val="434343"/>
                <w:rtl w:val="0"/>
              </w:rPr>
              <w:t xml:space="preserve">Document / Reference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jc w:val="left"/>
              <w:rPr>
                <w:color w:val="434343"/>
              </w:rPr>
            </w:pPr>
            <w:r w:rsidDel="00000000" w:rsidR="00000000" w:rsidRPr="00000000">
              <w:rPr>
                <w:color w:val="434343"/>
                <w:rtl w:val="0"/>
              </w:rPr>
              <w:t xml:space="preserve">String (max 256 caractères)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jc w:val="left"/>
              <w:rPr>
                <w:color w:val="434343"/>
              </w:rPr>
            </w:pPr>
            <w:r w:rsidDel="00000000" w:rsidR="00000000" w:rsidRPr="00000000">
              <w:rPr>
                <w:color w:val="434343"/>
                <w:rtl w:val="0"/>
              </w:rPr>
              <w:t xml:space="preserve">Référence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jc w:val="left"/>
              <w:rPr>
                <w:color w:val="434343"/>
              </w:rPr>
            </w:pPr>
            <w:r w:rsidDel="00000000" w:rsidR="00000000" w:rsidRPr="00000000">
              <w:rPr>
                <w:color w:val="434343"/>
                <w:rtl w:val="0"/>
              </w:rPr>
              <w:t xml:space="preserve">Lines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jc w:val="left"/>
              <w:rPr>
                <w:color w:val="434343"/>
              </w:rPr>
            </w:pPr>
            <w:r w:rsidDel="00000000" w:rsidR="00000000" w:rsidRPr="00000000">
              <w:rPr>
                <w:color w:val="434343"/>
                <w:rtl w:val="0"/>
              </w:rPr>
              <w:t xml:space="preserve">Ligne d’écriture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jc w:val="left"/>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jc w:val="left"/>
              <w:rPr>
                <w:color w:val="434343"/>
              </w:rPr>
            </w:pPr>
            <w:r w:rsidDel="00000000" w:rsidR="00000000" w:rsidRPr="00000000">
              <w:rPr>
                <w:color w:val="434343"/>
                <w:rtl w:val="0"/>
              </w:rPr>
              <w:t xml:space="preserve">entier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jc w:val="left"/>
              <w:rPr>
                <w:color w:val="434343"/>
              </w:rPr>
            </w:pPr>
            <w:r w:rsidDel="00000000" w:rsidR="00000000" w:rsidRPr="00000000">
              <w:rPr>
                <w:color w:val="434343"/>
                <w:rtl w:val="0"/>
              </w:rPr>
              <w:t xml:space="preserve">Identifiant d’une ligne existante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rPr>
                <w:color w:val="434343"/>
              </w:rPr>
            </w:pPr>
            <w:r w:rsidDel="00000000" w:rsidR="00000000" w:rsidRPr="00000000">
              <w:rPr>
                <w:color w:val="434343"/>
                <w:rtl w:val="0"/>
              </w:rPr>
              <w:t xml:space="preserve">Libellé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rPr>
                <w:color w:val="434343"/>
              </w:rPr>
            </w:pPr>
            <w:r w:rsidDel="00000000" w:rsidR="00000000" w:rsidRPr="00000000">
              <w:rPr>
                <w:color w:val="434343"/>
                <w:rtl w:val="0"/>
              </w:rPr>
              <w:t xml:space="preserve">Montant au débit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rPr>
                <w:color w:val="434343"/>
              </w:rPr>
            </w:pPr>
            <w:r w:rsidDel="00000000" w:rsidR="00000000" w:rsidRPr="00000000">
              <w:rPr>
                <w:color w:val="434343"/>
                <w:rtl w:val="0"/>
              </w:rPr>
              <w:t xml:space="preserve">Montant au crédit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rPr>
                <w:color w:val="434343"/>
              </w:rPr>
            </w:pPr>
            <w:r w:rsidDel="00000000" w:rsidR="00000000" w:rsidRPr="00000000">
              <w:rPr>
                <w:color w:val="434343"/>
                <w:rtl w:val="0"/>
              </w:rPr>
              <w:t xml:space="preserve">string 5 chars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rPr>
                <w:color w:val="434343"/>
              </w:rPr>
            </w:pPr>
            <w:r w:rsidDel="00000000" w:rsidR="00000000" w:rsidRPr="00000000">
              <w:rPr>
                <w:color w:val="434343"/>
                <w:rtl w:val="0"/>
              </w:rPr>
              <w:t xml:space="preserve">Code ISO de la Devise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rPr>
                <w:color w:val="434343"/>
              </w:rPr>
            </w:pPr>
            <w:r w:rsidDel="00000000" w:rsidR="00000000" w:rsidRPr="00000000">
              <w:rPr>
                <w:color w:val="434343"/>
                <w:rtl w:val="0"/>
              </w:rPr>
              <w:t xml:space="preserve">AccountNumber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rPr>
                <w:color w:val="434343"/>
              </w:rPr>
            </w:pPr>
            <w:r w:rsidDel="00000000" w:rsidR="00000000" w:rsidRPr="00000000">
              <w:rPr>
                <w:color w:val="434343"/>
                <w:rtl w:val="0"/>
              </w:rPr>
              <w:t xml:space="preserve">ExternalId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rPr>
                <w:color w:val="434343"/>
              </w:rPr>
            </w:pPr>
            <w:r w:rsidDel="00000000" w:rsidR="00000000" w:rsidRPr="00000000">
              <w:rPr>
                <w:color w:val="434343"/>
                <w:rtl w:val="0"/>
              </w:rPr>
              <w:t xml:space="preserve">Identificateur externe de la ligne d’écriture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rPr>
                <w:color w:val="434343"/>
              </w:rPr>
            </w:pPr>
            <w:r w:rsidDel="00000000" w:rsidR="00000000" w:rsidRPr="00000000">
              <w:rPr>
                <w:color w:val="434343"/>
                <w:rtl w:val="0"/>
              </w:rPr>
              <w:t xml:space="preserve">Quantities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rPr>
                <w:color w:val="434343"/>
              </w:rPr>
            </w:pPr>
            <w:r w:rsidDel="00000000" w:rsidR="00000000" w:rsidRPr="00000000">
              <w:rPr>
                <w:color w:val="434343"/>
                <w:rtl w:val="0"/>
              </w:rPr>
              <w:t xml:space="preserve">Quantités sur la ligne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rPr>
                <w:color w:val="434343"/>
              </w:rPr>
            </w:pPr>
            <w:r w:rsidDel="00000000" w:rsidR="00000000" w:rsidRPr="00000000">
              <w:rPr>
                <w:color w:val="434343"/>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rPr>
                <w:color w:val="434343"/>
              </w:rPr>
            </w:pPr>
            <w:r w:rsidDel="00000000" w:rsidR="00000000" w:rsidRPr="00000000">
              <w:rPr>
                <w:color w:val="434343"/>
                <w:rtl w:val="0"/>
              </w:rPr>
              <w:t xml:space="preserve">Un parmi :</w:t>
            </w:r>
          </w:p>
          <w:p w:rsidR="00000000" w:rsidDel="00000000" w:rsidP="00000000" w:rsidRDefault="00000000" w:rsidRPr="00000000" w14:paraId="0000050F">
            <w:pPr>
              <w:widowControl w:val="0"/>
              <w:jc w:val="left"/>
              <w:rPr>
                <w:color w:val="434343"/>
              </w:rPr>
            </w:pPr>
            <w:r w:rsidDel="00000000" w:rsidR="00000000" w:rsidRPr="00000000">
              <w:rPr>
                <w:rFonts w:ascii="Courier New" w:cs="Courier New" w:eastAsia="Courier New" w:hAnsi="Courier New"/>
                <w:color w:val="3b4151"/>
                <w:sz w:val="18"/>
                <w:szCs w:val="18"/>
                <w:rtl w:val="0"/>
              </w:rPr>
              <w:t xml:space="preserve">Percent, Numeric, Set, Kilogram, Tonne, Liter, Hectoliter, CubicMeter, Hectare, Hour, KilowattHour, Milligram, Centigram, Decigram, Gram, Milliliter, Centiliter, Deciliter, Decaliter, Kiloliter, Millimeter, Centimeter, Decimeter, Meter, Kilometer, Decameter, Hectometer, SquareMeter, Day, Quintal, Are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rPr>
                <w:color w:val="434343"/>
              </w:rPr>
            </w:pPr>
            <w:r w:rsidDel="00000000" w:rsidR="00000000" w:rsidRPr="00000000">
              <w:rPr>
                <w:color w:val="434343"/>
                <w:rtl w:val="0"/>
              </w:rPr>
              <w:t xml:space="preserve">Value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rPr>
                <w:color w:val="434343"/>
              </w:rPr>
            </w:pPr>
            <w:r w:rsidDel="00000000" w:rsidR="00000000" w:rsidRPr="00000000">
              <w:rPr>
                <w:color w:val="434343"/>
                <w:rtl w:val="0"/>
              </w:rPr>
              <w:t xml:space="preserve">float, deux chiffres après la virgule maximum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rPr>
                <w:color w:val="434343"/>
              </w:rPr>
            </w:pPr>
            <w:r w:rsidDel="00000000" w:rsidR="00000000" w:rsidRPr="00000000">
              <w:rPr>
                <w:color w:val="434343"/>
                <w:rtl w:val="0"/>
              </w:rPr>
              <w:t xml:space="preserve">Valeur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rPr>
                <w:color w:val="434343"/>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jc w:val="left"/>
              <w:rPr>
                <w:color w:val="434343"/>
              </w:rPr>
            </w:pPr>
            <w:r w:rsidDel="00000000" w:rsidR="00000000" w:rsidRPr="00000000">
              <w:rPr>
                <w:rtl w:val="0"/>
              </w:rPr>
            </w:r>
          </w:p>
        </w:tc>
      </w:tr>
    </w:tbl>
    <w:p w:rsidR="00000000" w:rsidDel="00000000" w:rsidP="00000000" w:rsidRDefault="00000000" w:rsidRPr="00000000" w14:paraId="0000051C">
      <w:pPr>
        <w:rPr>
          <w:color w:val="434343"/>
        </w:rPr>
      </w:pPr>
      <w:r w:rsidDel="00000000" w:rsidR="00000000" w:rsidRPr="00000000">
        <w:rPr>
          <w:rtl w:val="0"/>
        </w:rPr>
      </w:r>
    </w:p>
    <w:p w:rsidR="00000000" w:rsidDel="00000000" w:rsidP="00000000" w:rsidRDefault="00000000" w:rsidRPr="00000000" w14:paraId="0000051D">
      <w:pPr>
        <w:pStyle w:val="Heading4"/>
        <w:rPr/>
      </w:pPr>
      <w:bookmarkStart w:colFirst="0" w:colLast="0" w:name="_nxv8j235hvno" w:id="164"/>
      <w:bookmarkEnd w:id="164"/>
      <w:r w:rsidDel="00000000" w:rsidR="00000000" w:rsidRPr="00000000">
        <w:rPr>
          <w:rtl w:val="0"/>
        </w:rPr>
        <w:t xml:space="preserve">Exemple</w:t>
      </w:r>
    </w:p>
    <w:p w:rsidR="00000000" w:rsidDel="00000000" w:rsidP="00000000" w:rsidRDefault="00000000" w:rsidRPr="00000000" w14:paraId="0000051E">
      <w:pPr>
        <w:rPr/>
      </w:pPr>
      <w:r w:rsidDel="00000000" w:rsidR="00000000" w:rsidRPr="00000000">
        <w:rPr>
          <w:rtl w:val="0"/>
        </w:rPr>
      </w:r>
    </w:p>
    <w:tbl>
      <w:tblPr>
        <w:tblStyle w:val="Table59"/>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52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521">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"Id": 1230,</w:t>
              <w:br w:type="textWrapping"/>
              <w:t xml:space="preserve">    "JournalId": 12340,</w:t>
              <w:br w:type="textWrapping"/>
              <w:t xml:space="preserve">    "Date": </w:t>
            </w:r>
            <w:r w:rsidDel="00000000" w:rsidR="00000000" w:rsidRPr="00000000">
              <w:rPr>
                <w:rFonts w:ascii="Consolas" w:cs="Consolas" w:eastAsia="Consolas" w:hAnsi="Consolas"/>
                <w:color w:val="f1fa8c"/>
                <w:sz w:val="18"/>
                <w:szCs w:val="18"/>
                <w:shd w:fill="282a36" w:val="clear"/>
                <w:rtl w:val="0"/>
              </w:rPr>
              <w:t xml:space="preserve">"2021-06-29T10:31:11.636Z"</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"Document": {</w:t>
              <w:br w:type="textWrapping"/>
              <w:t xml:space="preserve">      "Reference": </w:t>
            </w:r>
            <w:r w:rsidDel="00000000" w:rsidR="00000000" w:rsidRPr="00000000">
              <w:rPr>
                <w:rFonts w:ascii="Consolas" w:cs="Consolas" w:eastAsia="Consolas" w:hAnsi="Consolas"/>
                <w:color w:val="f1fa8c"/>
                <w:sz w:val="18"/>
                <w:szCs w:val="18"/>
                <w:shd w:fill="282a36" w:val="clear"/>
                <w:rtl w:val="0"/>
              </w:rPr>
              <w:t xml:space="preserve">"FactureXXX"</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w:t>
            </w:r>
            <w:r w:rsidDel="00000000" w:rsidR="00000000" w:rsidRPr="00000000">
              <w:rPr>
                <w:rtl w:val="0"/>
              </w:rPr>
            </w:r>
          </w:p>
          <w:p w:rsidR="00000000" w:rsidDel="00000000" w:rsidP="00000000" w:rsidRDefault="00000000" w:rsidRPr="00000000" w14:paraId="0000052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"Lines": [</w:t>
              <w:br w:type="textWrapping"/>
              <w:t xml:space="preserve">      {</w:t>
              <w:br w:type="textWrapping"/>
              <w:t xml:space="preserve">        "Id": </w:t>
            </w:r>
            <w:r w:rsidDel="00000000" w:rsidR="00000000" w:rsidRPr="00000000">
              <w:rPr>
                <w:rFonts w:ascii="Consolas" w:cs="Consolas" w:eastAsia="Consolas" w:hAnsi="Consolas"/>
                <w:color w:val="f1fa8c"/>
                <w:sz w:val="18"/>
                <w:szCs w:val="18"/>
                <w:shd w:fill="282a36" w:val="clear"/>
                <w:rtl w:val="0"/>
              </w:rPr>
              <w:t xml:space="preserve">4560</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"DebitAmount": 10,</w:t>
              <w:br w:type="textWrapping"/>
              <w:t xml:space="preserve">        "CreditAmount": 0,</w:t>
              <w:br w:type="textWrapping"/>
              <w:t xml:space="preserve">        "Currency": </w:t>
            </w:r>
            <w:r w:rsidDel="00000000" w:rsidR="00000000" w:rsidRPr="00000000">
              <w:rPr>
                <w:rFonts w:ascii="Consolas" w:cs="Consolas" w:eastAsia="Consolas" w:hAnsi="Consolas"/>
                <w:color w:val="f1fa8c"/>
                <w:sz w:val="18"/>
                <w:szCs w:val="18"/>
                <w:shd w:fill="282a36" w:val="clear"/>
                <w:rtl w:val="0"/>
              </w:rPr>
              <w:t xml:space="preserve">"EUR"</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"AccountNumber": </w:t>
            </w:r>
            <w:r w:rsidDel="00000000" w:rsidR="00000000" w:rsidRPr="00000000">
              <w:rPr>
                <w:rFonts w:ascii="Consolas" w:cs="Consolas" w:eastAsia="Consolas" w:hAnsi="Consolas"/>
                <w:color w:val="f1fa8c"/>
                <w:sz w:val="18"/>
                <w:szCs w:val="18"/>
                <w:shd w:fill="282a36" w:val="clear"/>
                <w:rtl w:val="0"/>
              </w:rPr>
              <w:t xml:space="preserve">"411AMA"</w:t>
            </w:r>
            <w:r w:rsidDel="00000000" w:rsidR="00000000" w:rsidRPr="00000000">
              <w:rPr>
                <w:rFonts w:ascii="Consolas" w:cs="Consolas" w:eastAsia="Consolas" w:hAnsi="Consolas"/>
                <w:color w:val="f8f8f2"/>
                <w:sz w:val="18"/>
                <w:szCs w:val="18"/>
                <w:shd w:fill="282a36" w:val="clear"/>
                <w:rtl w:val="0"/>
              </w:rPr>
              <w:br w:type="textWrapping"/>
              <w:t xml:space="preserve">      },</w:t>
            </w:r>
          </w:p>
          <w:p w:rsidR="00000000" w:rsidDel="00000000" w:rsidP="00000000" w:rsidRDefault="00000000" w:rsidRPr="00000000" w14:paraId="00000523">
            <w:pPr>
              <w:widowControl w:val="0"/>
              <w:spacing w:line="276" w:lineRule="auto"/>
              <w:jc w:val="left"/>
              <w:rPr>
                <w:color w:val="434343"/>
                <w:sz w:val="18"/>
                <w:szCs w:val="18"/>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"DebitAmount": 0,</w:t>
              <w:br w:type="textWrapping"/>
              <w:t xml:space="preserve">        "CreditAmount": 10,</w:t>
              <w:br w:type="textWrapping"/>
              <w:t xml:space="preserve">        "Currency": </w:t>
            </w:r>
            <w:r w:rsidDel="00000000" w:rsidR="00000000" w:rsidRPr="00000000">
              <w:rPr>
                <w:rFonts w:ascii="Consolas" w:cs="Consolas" w:eastAsia="Consolas" w:hAnsi="Consolas"/>
                <w:color w:val="f1fa8c"/>
                <w:sz w:val="18"/>
                <w:szCs w:val="18"/>
                <w:shd w:fill="282a36" w:val="clear"/>
                <w:rtl w:val="0"/>
              </w:rPr>
              <w:t xml:space="preserve">"EUR"</w:t>
            </w:r>
            <w:r w:rsidDel="00000000" w:rsidR="00000000" w:rsidRPr="00000000">
              <w:rPr>
                <w:rFonts w:ascii="Consolas" w:cs="Consolas" w:eastAsia="Consolas" w:hAnsi="Consolas"/>
                <w:color w:val="f8f8f2"/>
                <w:sz w:val="18"/>
                <w:szCs w:val="18"/>
                <w:shd w:fill="282a36" w:val="clear"/>
                <w:rtl w:val="0"/>
              </w:rPr>
              <w:t xml:space="preserve">,</w:t>
              <w:br w:type="textWrapping"/>
              <w:t xml:space="preserve">        "AccountNumber": </w:t>
            </w:r>
            <w:r w:rsidDel="00000000" w:rsidR="00000000" w:rsidRPr="00000000">
              <w:rPr>
                <w:rFonts w:ascii="Consolas" w:cs="Consolas" w:eastAsia="Consolas" w:hAnsi="Consolas"/>
                <w:color w:val="f1fa8c"/>
                <w:sz w:val="18"/>
                <w:szCs w:val="18"/>
                <w:shd w:fill="282a36" w:val="clear"/>
                <w:rtl w:val="0"/>
              </w:rPr>
              <w:t xml:space="preserve">"512BNP"</w:t>
            </w:r>
            <w:r w:rsidDel="00000000" w:rsidR="00000000" w:rsidRPr="00000000">
              <w:rPr>
                <w:rFonts w:ascii="Consolas" w:cs="Consolas" w:eastAsia="Consolas" w:hAnsi="Consolas"/>
                <w:color w:val="f8f8f2"/>
                <w:sz w:val="18"/>
                <w:szCs w:val="18"/>
                <w:shd w:fill="282a36"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24">
      <w:pPr>
        <w:pStyle w:val="Heading2"/>
        <w:rPr/>
      </w:pPr>
      <w:bookmarkStart w:colFirst="0" w:colLast="0" w:name="_ho4k7jbzcdy5" w:id="165"/>
      <w:bookmarkEnd w:id="165"/>
      <w:r w:rsidDel="00000000" w:rsidR="00000000" w:rsidRPr="00000000">
        <w:rPr>
          <w:rtl w:val="0"/>
        </w:rPr>
        <w:t xml:space="preserve">Analytics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Bdr>
          <w:top w:color="ffffff" w:space="6" w:sz="8" w:val="single"/>
          <w:left w:color="ffffff" w:space="6" w:sz="8" w:val="single"/>
          <w:bottom w:color="ffffff" w:space="6" w:sz="8" w:val="single"/>
          <w:right w:color="ffffff" w:space="6" w:sz="8" w:val="single"/>
        </w:pBdr>
        <w:shd w:fill="eeedfc" w:val="clear"/>
        <w:rPr/>
      </w:pPr>
      <w:r w:rsidDel="00000000" w:rsidR="00000000" w:rsidRPr="00000000">
        <w:rPr>
          <w:color w:val="4744e3"/>
          <w:rtl w:val="0"/>
        </w:rPr>
        <w:t xml:space="preserve">Les tags analytiques. L’ endpoint suivant permet d’ajouter des tags sur des lignes d’écritures comptables.</w:t>
      </w:r>
      <w:r w:rsidDel="00000000" w:rsidR="00000000" w:rsidRPr="00000000">
        <w:rPr>
          <w:rtl w:val="0"/>
        </w:rPr>
      </w:r>
    </w:p>
    <w:p w:rsidR="00000000" w:rsidDel="00000000" w:rsidP="00000000" w:rsidRDefault="00000000" w:rsidRPr="00000000" w14:paraId="00000527">
      <w:pPr>
        <w:pStyle w:val="Heading3"/>
        <w:rPr/>
      </w:pPr>
      <w:bookmarkStart w:colFirst="0" w:colLast="0" w:name="_ml1spxikjt0" w:id="166"/>
      <w:bookmarkEnd w:id="166"/>
      <w:r w:rsidDel="00000000" w:rsidR="00000000" w:rsidRPr="00000000">
        <w:rPr>
          <w:rtl w:val="0"/>
        </w:rPr>
        <w:t xml:space="preserve">POST Analytics</w:t>
      </w:r>
    </w:p>
    <w:p w:rsidR="00000000" w:rsidDel="00000000" w:rsidP="00000000" w:rsidRDefault="00000000" w:rsidRPr="00000000" w14:paraId="00000528">
      <w:pPr>
        <w:pStyle w:val="Heading4"/>
        <w:rPr/>
      </w:pPr>
      <w:bookmarkStart w:colFirst="0" w:colLast="0" w:name="_7ez7i2mw5puw" w:id="167"/>
      <w:bookmarkEnd w:id="167"/>
      <w:r w:rsidDel="00000000" w:rsidR="00000000" w:rsidRPr="00000000">
        <w:rPr>
          <w:rtl w:val="0"/>
        </w:rPr>
        <w:t xml:space="preserve">Request</w:t>
      </w:r>
    </w:p>
    <w:p w:rsidR="00000000" w:rsidDel="00000000" w:rsidP="00000000" w:rsidRDefault="00000000" w:rsidRPr="00000000" w14:paraId="00000529">
      <w:pPr>
        <w:pStyle w:val="Subtitle"/>
        <w:rPr/>
      </w:pPr>
      <w:bookmarkStart w:colFirst="0" w:colLast="0" w:name="_600vx194s48s" w:id="168"/>
      <w:bookmarkEnd w:id="168"/>
      <w:r w:rsidDel="00000000" w:rsidR="00000000" w:rsidRPr="00000000">
        <w:rPr>
          <w:rtl w:val="0"/>
        </w:rPr>
        <w:t xml:space="preserve">URL</w:t>
      </w:r>
    </w:p>
    <w:p w:rsidR="00000000" w:rsidDel="00000000" w:rsidP="00000000" w:rsidRDefault="00000000" w:rsidRPr="00000000" w14:paraId="0000052A">
      <w:pPr>
        <w:rPr/>
      </w:pPr>
      <w:r w:rsidDel="00000000" w:rsidR="00000000" w:rsidRPr="00000000">
        <w:rPr>
          <w:color w:val="4744e3"/>
          <w:u w:val="single"/>
          <w:rtl w:val="0"/>
        </w:rPr>
        <w:t xml:space="preserve">{{URLBase}}</w:t>
      </w:r>
      <w:hyperlink r:id="rId31">
        <w:r w:rsidDel="00000000" w:rsidR="00000000" w:rsidRPr="00000000">
          <w:rPr>
            <w:color w:val="4744e3"/>
            <w:u w:val="single"/>
            <w:rtl w:val="0"/>
          </w:rPr>
          <w:t xml:space="preserve">/v1/</w:t>
        </w:r>
      </w:hyperlink>
      <w:r w:rsidDel="00000000" w:rsidR="00000000" w:rsidRPr="00000000">
        <w:rPr>
          <w:color w:val="4744e3"/>
          <w:u w:val="single"/>
          <w:rtl w:val="0"/>
        </w:rPr>
        <w:t xml:space="preserve">dossiers/</w:t>
      </w:r>
      <w:hyperlink r:id="rId32">
        <w:r w:rsidDel="00000000" w:rsidR="00000000" w:rsidRPr="00000000">
          <w:rPr>
            <w:color w:val="4744e3"/>
            <w:u w:val="single"/>
            <w:rtl w:val="0"/>
          </w:rPr>
          <w:t xml:space="preserve">{dossierId}/analytics/entrylines/add</w:t>
        </w:r>
      </w:hyperlink>
      <w:r w:rsidDel="00000000" w:rsidR="00000000" w:rsidRPr="00000000">
        <w:rPr>
          <w:rtl w:val="0"/>
        </w:rPr>
      </w:r>
    </w:p>
    <w:p w:rsidR="00000000" w:rsidDel="00000000" w:rsidP="00000000" w:rsidRDefault="00000000" w:rsidRPr="00000000" w14:paraId="0000052B">
      <w:pPr>
        <w:pStyle w:val="Subtitle"/>
        <w:rPr/>
      </w:pPr>
      <w:bookmarkStart w:colFirst="0" w:colLast="0" w:name="_9j8a9skr0gf9" w:id="169"/>
      <w:bookmarkEnd w:id="169"/>
      <w:r w:rsidDel="00000000" w:rsidR="00000000" w:rsidRPr="00000000">
        <w:rPr>
          <w:rtl w:val="0"/>
        </w:rPr>
        <w:t xml:space="preserve">Method</w:t>
      </w:r>
    </w:p>
    <w:p w:rsidR="00000000" w:rsidDel="00000000" w:rsidP="00000000" w:rsidRDefault="00000000" w:rsidRPr="00000000" w14:paraId="0000052C">
      <w:pPr>
        <w:rPr/>
      </w:pPr>
      <w:r w:rsidDel="00000000" w:rsidR="00000000" w:rsidRPr="00000000">
        <w:rPr>
          <w:rtl w:val="0"/>
        </w:rPr>
        <w:t xml:space="preserve">POST</w:t>
      </w:r>
    </w:p>
    <w:p w:rsidR="00000000" w:rsidDel="00000000" w:rsidP="00000000" w:rsidRDefault="00000000" w:rsidRPr="00000000" w14:paraId="0000052D">
      <w:pPr>
        <w:pStyle w:val="Subtitle"/>
        <w:rPr/>
      </w:pPr>
      <w:bookmarkStart w:colFirst="0" w:colLast="0" w:name="_bnnrfv9omn8x" w:id="170"/>
      <w:bookmarkEnd w:id="170"/>
      <w:r w:rsidDel="00000000" w:rsidR="00000000" w:rsidRPr="00000000">
        <w:rPr>
          <w:rtl w:val="0"/>
        </w:rPr>
        <w:t xml:space="preserve">Paramètres path</w:t>
      </w:r>
    </w:p>
    <w:p w:rsidR="00000000" w:rsidDel="00000000" w:rsidP="00000000" w:rsidRDefault="00000000" w:rsidRPr="00000000" w14:paraId="0000052E">
      <w:pPr>
        <w:rPr>
          <w:color w:val="434343"/>
        </w:rPr>
      </w:pPr>
      <w:r w:rsidDel="00000000" w:rsidR="00000000" w:rsidRPr="00000000">
        <w:rPr>
          <w:rtl w:val="0"/>
        </w:rPr>
      </w:r>
    </w:p>
    <w:tbl>
      <w:tblPr>
        <w:tblStyle w:val="Table6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10"/>
        <w:gridCol w:w="3510"/>
        <w:tblGridChange w:id="0">
          <w:tblGrid>
            <w:gridCol w:w="2595"/>
            <w:gridCol w:w="2910"/>
            <w:gridCol w:w="351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2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30">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31">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535">
      <w:pPr>
        <w:rPr>
          <w:color w:val="434343"/>
        </w:rPr>
      </w:pPr>
      <w:r w:rsidDel="00000000" w:rsidR="00000000" w:rsidRPr="00000000">
        <w:rPr>
          <w:rtl w:val="0"/>
        </w:rPr>
      </w:r>
    </w:p>
    <w:p w:rsidR="00000000" w:rsidDel="00000000" w:rsidP="00000000" w:rsidRDefault="00000000" w:rsidRPr="00000000" w14:paraId="00000536">
      <w:pPr>
        <w:pStyle w:val="Subtitle"/>
        <w:rPr>
          <w:color w:val="434343"/>
        </w:rPr>
      </w:pPr>
      <w:bookmarkStart w:colFirst="0" w:colLast="0" w:name="_jim183pfl7t7" w:id="171"/>
      <w:bookmarkEnd w:id="171"/>
      <w:r w:rsidDel="00000000" w:rsidR="00000000" w:rsidRPr="00000000">
        <w:rPr>
          <w:rtl w:val="0"/>
        </w:rPr>
        <w:t xml:space="preserve">Paramètres Body</w:t>
      </w:r>
      <w:r w:rsidDel="00000000" w:rsidR="00000000" w:rsidRPr="00000000">
        <w:rPr>
          <w:rtl w:val="0"/>
        </w:rPr>
      </w:r>
    </w:p>
    <w:p w:rsidR="00000000" w:rsidDel="00000000" w:rsidP="00000000" w:rsidRDefault="00000000" w:rsidRPr="00000000" w14:paraId="00000537">
      <w:pPr>
        <w:rPr>
          <w:color w:val="434343"/>
        </w:rPr>
      </w:pPr>
      <w:r w:rsidDel="00000000" w:rsidR="00000000" w:rsidRPr="00000000">
        <w:rPr>
          <w:rtl w:val="0"/>
        </w:rPr>
      </w:r>
    </w:p>
    <w:tbl>
      <w:tblPr>
        <w:tblStyle w:val="Table6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785"/>
        <w:gridCol w:w="3690"/>
        <w:tblGridChange w:id="0">
          <w:tblGrid>
            <w:gridCol w:w="3540"/>
            <w:gridCol w:w="1785"/>
            <w:gridCol w:w="369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38">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39">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3A">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jc w:val="left"/>
              <w:rPr>
                <w:color w:val="434343"/>
              </w:rPr>
            </w:pPr>
            <w:r w:rsidDel="00000000" w:rsidR="00000000" w:rsidRPr="00000000">
              <w:rPr>
                <w:color w:val="434343"/>
                <w:rtl w:val="0"/>
              </w:rPr>
              <w:t xml:space="preserve">EntryLinesAnalytics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jc w:val="left"/>
              <w:rPr>
                <w:color w:val="434343"/>
              </w:rPr>
            </w:pPr>
            <w:r w:rsidDel="00000000" w:rsidR="00000000" w:rsidRPr="00000000">
              <w:rPr>
                <w:color w:val="434343"/>
                <w:rtl w:val="0"/>
              </w:rPr>
              <w:t xml:space="preserve">Liste (jusqu’à 1000) des lignes à taguer ayant pour champs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jc w:val="left"/>
              <w:rPr>
                <w:color w:val="434343"/>
              </w:rPr>
            </w:pPr>
            <w:r w:rsidDel="00000000" w:rsidR="00000000" w:rsidRPr="00000000">
              <w:rPr>
                <w:color w:val="434343"/>
                <w:rtl w:val="0"/>
              </w:rPr>
              <w:t xml:space="preserve">    entryLineId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jc w:val="left"/>
              <w:rPr>
                <w:color w:val="434343"/>
              </w:rPr>
            </w:pPr>
            <w:r w:rsidDel="00000000" w:rsidR="00000000" w:rsidRPr="00000000">
              <w:rPr>
                <w:color w:val="434343"/>
                <w:rtl w:val="0"/>
              </w:rPr>
              <w:t xml:space="preserve">Id de la ligne d’écriture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jc w:val="left"/>
              <w:rPr>
                <w:color w:val="434343"/>
              </w:rPr>
            </w:pPr>
            <w:r w:rsidDel="00000000" w:rsidR="00000000" w:rsidRPr="00000000">
              <w:rPr>
                <w:color w:val="434343"/>
                <w:rtl w:val="0"/>
              </w:rPr>
              <w:t xml:space="preserve">    axises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jc w:val="left"/>
              <w:rPr>
                <w:color w:val="434343"/>
              </w:rPr>
            </w:pPr>
            <w:r w:rsidDel="00000000" w:rsidR="00000000" w:rsidRPr="00000000">
              <w:rPr>
                <w:color w:val="434343"/>
                <w:rtl w:val="0"/>
              </w:rPr>
              <w:t xml:space="preserve">Liste des axes où l’on va ajouter un ou plusieurs tags ayant pour champs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jc w:val="left"/>
              <w:rPr>
                <w:color w:val="434343"/>
              </w:rPr>
            </w:pPr>
            <w:r w:rsidDel="00000000" w:rsidR="00000000" w:rsidRPr="00000000">
              <w:rPr>
                <w:color w:val="434343"/>
                <w:rtl w:val="0"/>
              </w:rPr>
              <w:t xml:space="preserve">        axisId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jc w:val="left"/>
              <w:rPr>
                <w:color w:val="434343"/>
              </w:rPr>
            </w:pPr>
            <w:r w:rsidDel="00000000" w:rsidR="00000000" w:rsidRPr="00000000">
              <w:rPr>
                <w:color w:val="434343"/>
                <w:rtl w:val="0"/>
              </w:rPr>
              <w:t xml:space="preserve">Id de l’axe analytique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jc w:val="left"/>
              <w:rPr>
                <w:color w:val="434343"/>
              </w:rPr>
            </w:pPr>
            <w:r w:rsidDel="00000000" w:rsidR="00000000" w:rsidRPr="00000000">
              <w:rPr>
                <w:color w:val="434343"/>
                <w:rtl w:val="0"/>
              </w:rPr>
              <w:t xml:space="preserve">        unit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jc w:val="left"/>
              <w:rPr>
                <w:color w:val="434343"/>
              </w:rPr>
            </w:pPr>
            <w:r w:rsidDel="00000000" w:rsidR="00000000" w:rsidRPr="00000000">
              <w:rPr>
                <w:color w:val="434343"/>
                <w:rtl w:val="0"/>
              </w:rPr>
              <w:t xml:space="preserve">Type de l’unité des tags de cet axe ayant pour valeur possible : [Percent, Numeric]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jc w:val="left"/>
              <w:rPr>
                <w:color w:val="434343"/>
              </w:rPr>
            </w:pPr>
            <w:r w:rsidDel="00000000" w:rsidR="00000000" w:rsidRPr="00000000">
              <w:rPr>
                <w:color w:val="434343"/>
                <w:rtl w:val="0"/>
              </w:rPr>
              <w:t xml:space="preserve">        tags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jc w:val="left"/>
              <w:rPr>
                <w:color w:val="434343"/>
              </w:rPr>
            </w:pPr>
            <w:r w:rsidDel="00000000" w:rsidR="00000000" w:rsidRPr="00000000">
              <w:rPr>
                <w:color w:val="434343"/>
                <w:rtl w:val="0"/>
              </w:rPr>
              <w:t xml:space="preserve">Liste des tags ayant pour champs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jc w:val="left"/>
              <w:rPr>
                <w:color w:val="434343"/>
              </w:rPr>
            </w:pPr>
            <w:r w:rsidDel="00000000" w:rsidR="00000000" w:rsidRPr="00000000">
              <w:rPr>
                <w:color w:val="434343"/>
                <w:rtl w:val="0"/>
              </w:rPr>
              <w:t xml:space="preserve">            tag</w:t>
            </w:r>
            <w:r w:rsidDel="00000000" w:rsidR="00000000" w:rsidRPr="00000000">
              <w:rPr>
                <w:color w:val="434343"/>
                <w:rtl w:val="0"/>
              </w:rPr>
              <w:t xml:space="preserve">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jc w:val="left"/>
              <w:rPr>
                <w:color w:val="434343"/>
              </w:rPr>
            </w:pPr>
            <w:r w:rsidDel="00000000" w:rsidR="00000000" w:rsidRPr="00000000">
              <w:rPr>
                <w:color w:val="434343"/>
                <w:rtl w:val="0"/>
              </w:rPr>
              <w:t xml:space="preserve">Id du tag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jc w:val="left"/>
              <w:rPr>
                <w:color w:val="434343"/>
              </w:rPr>
            </w:pPr>
            <w:r w:rsidDel="00000000" w:rsidR="00000000" w:rsidRPr="00000000">
              <w:rPr>
                <w:color w:val="434343"/>
                <w:rtl w:val="0"/>
              </w:rPr>
              <w:t xml:space="preserve">            </w:t>
            </w:r>
            <w:r w:rsidDel="00000000" w:rsidR="00000000" w:rsidRPr="00000000">
              <w:rPr>
                <w:color w:val="434343"/>
                <w:rtl w:val="0"/>
              </w:rPr>
              <w:t xml:space="preserve">value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jc w:val="left"/>
              <w:rPr>
                <w:color w:val="434343"/>
              </w:rPr>
            </w:pPr>
            <w:r w:rsidDel="00000000" w:rsidR="00000000" w:rsidRPr="00000000">
              <w:rPr>
                <w:color w:val="434343"/>
                <w:rtl w:val="0"/>
              </w:rPr>
              <w:t xml:space="preserve">decimal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jc w:val="left"/>
              <w:rPr>
                <w:color w:val="434343"/>
              </w:rPr>
            </w:pPr>
            <w:r w:rsidDel="00000000" w:rsidR="00000000" w:rsidRPr="00000000">
              <w:rPr>
                <w:color w:val="434343"/>
                <w:rtl w:val="0"/>
              </w:rPr>
              <w:t xml:space="preserve">valeur du tag</w:t>
            </w:r>
          </w:p>
        </w:tc>
      </w:tr>
    </w:tbl>
    <w:p w:rsidR="00000000" w:rsidDel="00000000" w:rsidP="00000000" w:rsidRDefault="00000000" w:rsidRPr="00000000" w14:paraId="00000553">
      <w:pPr>
        <w:rPr>
          <w:color w:val="434343"/>
        </w:rPr>
      </w:pPr>
      <w:r w:rsidDel="00000000" w:rsidR="00000000" w:rsidRPr="00000000">
        <w:rPr>
          <w:rtl w:val="0"/>
        </w:rPr>
      </w:r>
    </w:p>
    <w:p w:rsidR="00000000" w:rsidDel="00000000" w:rsidP="00000000" w:rsidRDefault="00000000" w:rsidRPr="00000000" w14:paraId="00000554">
      <w:pPr>
        <w:pStyle w:val="Heading4"/>
        <w:rPr/>
      </w:pPr>
      <w:bookmarkStart w:colFirst="0" w:colLast="0" w:name="_5d57ozuacxds" w:id="172"/>
      <w:bookmarkEnd w:id="172"/>
      <w:r w:rsidDel="00000000" w:rsidR="00000000" w:rsidRPr="00000000">
        <w:rPr>
          <w:rtl w:val="0"/>
        </w:rPr>
        <w:t xml:space="preserve">Exemple</w:t>
      </w:r>
    </w:p>
    <w:p w:rsidR="00000000" w:rsidDel="00000000" w:rsidP="00000000" w:rsidRDefault="00000000" w:rsidRPr="00000000" w14:paraId="00000555">
      <w:pPr>
        <w:rPr/>
      </w:pPr>
      <w:r w:rsidDel="00000000" w:rsidR="00000000" w:rsidRPr="00000000">
        <w:rPr>
          <w:rtl w:val="0"/>
        </w:rPr>
      </w:r>
    </w:p>
    <w:tbl>
      <w:tblPr>
        <w:tblStyle w:val="Table62"/>
        <w:jc w:val="left"/>
        <w:tblLayout w:type="fixed"/>
        <w:tblLook w:val="0600"/>
      </w:tblPr>
      <w:tblGrid>
        <w:gridCol w:w="9029"/>
        <w:tblGridChange w:id="0">
          <w:tblGrid>
            <w:gridCol w:w="9029"/>
          </w:tblGrid>
        </w:tblGridChange>
      </w:tblGrid>
      <w:tr>
        <w:trPr>
          <w:cantSplit w:val="0"/>
          <w:trHeight w:val="296.8798828124998" w:hRule="atLeast"/>
          <w:tblHeader w:val="0"/>
        </w:trPr>
        <w:tc>
          <w:tcPr>
            <w:tcBorders>
              <w:top w:color="000000" w:space="0" w:sz="0" w:val="nil"/>
              <w:left w:color="000000" w:space="0" w:sz="0" w:val="nil"/>
              <w:bottom w:color="000000" w:space="0" w:sz="0" w:val="nil"/>
              <w:right w:color="000000" w:space="0" w:sz="0" w:val="nil"/>
            </w:tcBorders>
            <w:shd w:fill="282a36"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57">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"EntryLinesAnalytics": [</w:t>
            </w:r>
          </w:p>
          <w:p w:rsidR="00000000" w:rsidDel="00000000" w:rsidP="00000000" w:rsidRDefault="00000000" w:rsidRPr="00000000" w14:paraId="00000558">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59">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"EntryLineId": 123456,</w:t>
            </w:r>
          </w:p>
          <w:p w:rsidR="00000000" w:rsidDel="00000000" w:rsidP="00000000" w:rsidRDefault="00000000" w:rsidRPr="00000000" w14:paraId="0000055A">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"Axises": [</w:t>
            </w:r>
          </w:p>
          <w:p w:rsidR="00000000" w:rsidDel="00000000" w:rsidP="00000000" w:rsidRDefault="00000000" w:rsidRPr="00000000" w14:paraId="0000055B">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5C">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"AxisId": 1234,</w:t>
            </w:r>
          </w:p>
          <w:p w:rsidR="00000000" w:rsidDel="00000000" w:rsidP="00000000" w:rsidRDefault="00000000" w:rsidRPr="00000000" w14:paraId="0000055D">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"Unit": "Percent",</w:t>
            </w:r>
          </w:p>
          <w:p w:rsidR="00000000" w:rsidDel="00000000" w:rsidP="00000000" w:rsidRDefault="00000000" w:rsidRPr="00000000" w14:paraId="0000055E">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"Tags": [</w:t>
            </w:r>
          </w:p>
          <w:p w:rsidR="00000000" w:rsidDel="00000000" w:rsidP="00000000" w:rsidRDefault="00000000" w:rsidRPr="00000000" w14:paraId="0000055F">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0">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"TagId": 456,</w:t>
            </w:r>
          </w:p>
          <w:p w:rsidR="00000000" w:rsidDel="00000000" w:rsidP="00000000" w:rsidRDefault="00000000" w:rsidRPr="00000000" w14:paraId="00000561">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"Value": 50</w:t>
            </w:r>
          </w:p>
          <w:p w:rsidR="00000000" w:rsidDel="00000000" w:rsidP="00000000" w:rsidRDefault="00000000" w:rsidRPr="00000000" w14:paraId="00000562">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3">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4">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"TagId": 457,</w:t>
            </w:r>
          </w:p>
          <w:p w:rsidR="00000000" w:rsidDel="00000000" w:rsidP="00000000" w:rsidRDefault="00000000" w:rsidRPr="00000000" w14:paraId="00000565">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"Value": 50</w:t>
            </w:r>
          </w:p>
          <w:p w:rsidR="00000000" w:rsidDel="00000000" w:rsidP="00000000" w:rsidRDefault="00000000" w:rsidRPr="00000000" w14:paraId="00000566">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7">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8">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9">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A">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"AxisId": 1235,</w:t>
            </w:r>
          </w:p>
          <w:p w:rsidR="00000000" w:rsidDel="00000000" w:rsidP="00000000" w:rsidRDefault="00000000" w:rsidRPr="00000000" w14:paraId="0000056B">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"Unit": "Numeric",</w:t>
            </w:r>
          </w:p>
          <w:p w:rsidR="00000000" w:rsidDel="00000000" w:rsidP="00000000" w:rsidRDefault="00000000" w:rsidRPr="00000000" w14:paraId="0000056C">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"Tags": [</w:t>
            </w:r>
          </w:p>
          <w:p w:rsidR="00000000" w:rsidDel="00000000" w:rsidP="00000000" w:rsidRDefault="00000000" w:rsidRPr="00000000" w14:paraId="0000056D">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6E">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"TagId": 458,</w:t>
            </w:r>
          </w:p>
          <w:p w:rsidR="00000000" w:rsidDel="00000000" w:rsidP="00000000" w:rsidRDefault="00000000" w:rsidRPr="00000000" w14:paraId="0000056F">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"Value": 230</w:t>
            </w:r>
          </w:p>
          <w:p w:rsidR="00000000" w:rsidDel="00000000" w:rsidP="00000000" w:rsidRDefault="00000000" w:rsidRPr="00000000" w14:paraId="00000570">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1">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2">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3">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4">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5">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  ]</w:t>
            </w:r>
          </w:p>
          <w:p w:rsidR="00000000" w:rsidDel="00000000" w:rsidP="00000000" w:rsidRDefault="00000000" w:rsidRPr="00000000" w14:paraId="00000576">
            <w:pPr>
              <w:widowControl w:val="0"/>
              <w:spacing w:line="276" w:lineRule="auto"/>
              <w:jc w:val="left"/>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w:t>
            </w:r>
          </w:p>
          <w:p w:rsidR="00000000" w:rsidDel="00000000" w:rsidP="00000000" w:rsidRDefault="00000000" w:rsidRPr="00000000" w14:paraId="0000057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tl w:val="0"/>
              </w:rPr>
            </w:r>
          </w:p>
        </w:tc>
      </w:tr>
    </w:tbl>
    <w:p w:rsidR="00000000" w:rsidDel="00000000" w:rsidP="00000000" w:rsidRDefault="00000000" w:rsidRPr="00000000" w14:paraId="00000578">
      <w:pPr>
        <w:rPr>
          <w:color w:val="434343"/>
        </w:rPr>
      </w:pPr>
      <w:r w:rsidDel="00000000" w:rsidR="00000000" w:rsidRPr="00000000">
        <w:rPr>
          <w:rtl w:val="0"/>
        </w:rPr>
      </w:r>
    </w:p>
    <w:p w:rsidR="00000000" w:rsidDel="00000000" w:rsidP="00000000" w:rsidRDefault="00000000" w:rsidRPr="00000000" w14:paraId="00000579">
      <w:pPr>
        <w:pStyle w:val="Heading2"/>
        <w:pageBreakBefore w:val="0"/>
        <w:rPr/>
      </w:pPr>
      <w:bookmarkStart w:colFirst="0" w:colLast="0" w:name="_ohasl5zb1w1j" w:id="173"/>
      <w:bookmarkEnd w:id="173"/>
      <w:r w:rsidDel="00000000" w:rsidR="00000000" w:rsidRPr="00000000">
        <w:rPr>
          <w:rtl w:val="0"/>
        </w:rPr>
        <w:t xml:space="preserve">Accounting </w:t>
      </w:r>
      <w:r w:rsidDel="00000000" w:rsidR="00000000" w:rsidRPr="00000000">
        <w:rPr>
          <w:rtl w:val="0"/>
        </w:rPr>
        <w:t xml:space="preserve">Documents</w:t>
      </w: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r>
    </w:p>
    <w:p w:rsidR="00000000" w:rsidDel="00000000" w:rsidP="00000000" w:rsidRDefault="00000000" w:rsidRPr="00000000" w14:paraId="0000057B">
      <w:pPr>
        <w:pStyle w:val="Heading3"/>
        <w:pageBreakBefore w:val="0"/>
        <w:rPr/>
      </w:pPr>
      <w:bookmarkStart w:colFirst="0" w:colLast="0" w:name="_o18tvoy9now1" w:id="174"/>
      <w:bookmarkEnd w:id="174"/>
      <w:r w:rsidDel="00000000" w:rsidR="00000000" w:rsidRPr="00000000">
        <w:rPr>
          <w:rtl w:val="0"/>
        </w:rPr>
        <w:t xml:space="preserve">GET AccountingDocuments</w:t>
      </w:r>
    </w:p>
    <w:p w:rsidR="00000000" w:rsidDel="00000000" w:rsidP="00000000" w:rsidRDefault="00000000" w:rsidRPr="00000000" w14:paraId="0000057C">
      <w:pPr>
        <w:pageBreakBefore w:val="0"/>
        <w:rPr/>
      </w:pPr>
      <w:r w:rsidDel="00000000" w:rsidR="00000000" w:rsidRPr="00000000">
        <w:rPr>
          <w:rtl w:val="0"/>
        </w:rPr>
      </w:r>
    </w:p>
    <w:p w:rsidR="00000000" w:rsidDel="00000000" w:rsidP="00000000" w:rsidRDefault="00000000" w:rsidRPr="00000000" w14:paraId="0000057D">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Pièces justificatives. Cet endpoint permet de récupérer des informations relatives à la pièce justificative ainsi qu’un lien de téléchargement (à suivre)</w:t>
      </w:r>
    </w:p>
    <w:p w:rsidR="00000000" w:rsidDel="00000000" w:rsidP="00000000" w:rsidRDefault="00000000" w:rsidRPr="00000000" w14:paraId="0000057E">
      <w:pPr>
        <w:pStyle w:val="Heading4"/>
        <w:pageBreakBefore w:val="0"/>
        <w:rPr/>
      </w:pPr>
      <w:bookmarkStart w:colFirst="0" w:colLast="0" w:name="_5oefebpplzj1" w:id="175"/>
      <w:bookmarkEnd w:id="175"/>
      <w:r w:rsidDel="00000000" w:rsidR="00000000" w:rsidRPr="00000000">
        <w:rPr>
          <w:rtl w:val="0"/>
        </w:rPr>
        <w:t xml:space="preserve">Request</w:t>
      </w:r>
    </w:p>
    <w:p w:rsidR="00000000" w:rsidDel="00000000" w:rsidP="00000000" w:rsidRDefault="00000000" w:rsidRPr="00000000" w14:paraId="0000057F">
      <w:pPr>
        <w:pStyle w:val="Subtitle"/>
        <w:pageBreakBefore w:val="0"/>
        <w:rPr/>
      </w:pPr>
      <w:bookmarkStart w:colFirst="0" w:colLast="0" w:name="_30d01oudlox3" w:id="176"/>
      <w:bookmarkEnd w:id="176"/>
      <w:r w:rsidDel="00000000" w:rsidR="00000000" w:rsidRPr="00000000">
        <w:rPr>
          <w:rtl w:val="0"/>
        </w:rPr>
        <w:t xml:space="preserve">URL</w:t>
      </w:r>
    </w:p>
    <w:p w:rsidR="00000000" w:rsidDel="00000000" w:rsidP="00000000" w:rsidRDefault="00000000" w:rsidRPr="00000000" w14:paraId="00000580">
      <w:pPr>
        <w:pageBreakBefore w:val="0"/>
        <w:rPr>
          <w:color w:val="4744e3"/>
          <w:u w:val="single"/>
        </w:rPr>
      </w:pPr>
      <w:hyperlink r:id="rId33">
        <w:r w:rsidDel="00000000" w:rsidR="00000000" w:rsidRPr="00000000">
          <w:rPr>
            <w:color w:val="1155cc"/>
            <w:u w:val="single"/>
            <w:rtl w:val="0"/>
          </w:rPr>
          <w:t xml:space="preserve">{{URLBase}}</w:t>
        </w:r>
      </w:hyperlink>
      <w:hyperlink r:id="rId34">
        <w:r w:rsidDel="00000000" w:rsidR="00000000" w:rsidRPr="00000000">
          <w:rPr>
            <w:color w:val="1155cc"/>
            <w:sz w:val="24"/>
            <w:szCs w:val="24"/>
            <w:u w:val="single"/>
            <w:rtl w:val="0"/>
          </w:rPr>
          <w:t xml:space="preserve">/v1/dossiers/{dossierId}/</w:t>
        </w:r>
      </w:hyperlink>
      <w:r w:rsidDel="00000000" w:rsidR="00000000" w:rsidRPr="00000000">
        <w:rPr>
          <w:color w:val="4744e3"/>
          <w:u w:val="single"/>
          <w:rtl w:val="0"/>
        </w:rPr>
        <w:t xml:space="preserve">accounting-</w:t>
      </w:r>
      <w:r w:rsidDel="00000000" w:rsidR="00000000" w:rsidRPr="00000000">
        <w:rPr>
          <w:color w:val="4744e3"/>
          <w:u w:val="single"/>
          <w:rtl w:val="0"/>
        </w:rPr>
        <w:t xml:space="preserve">document</w:t>
      </w:r>
      <w:r w:rsidDel="00000000" w:rsidR="00000000" w:rsidRPr="00000000">
        <w:rPr>
          <w:color w:val="4744e3"/>
          <w:u w:val="single"/>
          <w:rtl w:val="0"/>
        </w:rPr>
        <w:t xml:space="preserve">s/{accountingDocumentId}</w:t>
      </w:r>
    </w:p>
    <w:p w:rsidR="00000000" w:rsidDel="00000000" w:rsidP="00000000" w:rsidRDefault="00000000" w:rsidRPr="00000000" w14:paraId="00000581">
      <w:pPr>
        <w:pageBreakBefore w:val="0"/>
        <w:rPr>
          <w:color w:val="4744e3"/>
          <w:u w:val="single"/>
        </w:rPr>
      </w:pPr>
      <w:r w:rsidDel="00000000" w:rsidR="00000000" w:rsidRPr="00000000">
        <w:rPr>
          <w:rtl w:val="0"/>
        </w:rPr>
      </w:r>
    </w:p>
    <w:p w:rsidR="00000000" w:rsidDel="00000000" w:rsidP="00000000" w:rsidRDefault="00000000" w:rsidRPr="00000000" w14:paraId="00000582">
      <w:pPr>
        <w:pStyle w:val="Subtitle"/>
        <w:pageBreakBefore w:val="0"/>
        <w:rPr/>
      </w:pPr>
      <w:bookmarkStart w:colFirst="0" w:colLast="0" w:name="_ih0qmcacsp6o" w:id="177"/>
      <w:bookmarkEnd w:id="177"/>
      <w:r w:rsidDel="00000000" w:rsidR="00000000" w:rsidRPr="00000000">
        <w:rPr>
          <w:rtl w:val="0"/>
        </w:rPr>
        <w:t xml:space="preserve">Method</w:t>
      </w:r>
    </w:p>
    <w:p w:rsidR="00000000" w:rsidDel="00000000" w:rsidP="00000000" w:rsidRDefault="00000000" w:rsidRPr="00000000" w14:paraId="00000583">
      <w:pPr>
        <w:pageBreakBefore w:val="0"/>
        <w:rPr/>
      </w:pPr>
      <w:r w:rsidDel="00000000" w:rsidR="00000000" w:rsidRPr="00000000">
        <w:rPr>
          <w:rtl w:val="0"/>
        </w:rPr>
        <w:t xml:space="preserve">GET</w:t>
      </w:r>
    </w:p>
    <w:p w:rsidR="00000000" w:rsidDel="00000000" w:rsidP="00000000" w:rsidRDefault="00000000" w:rsidRPr="00000000" w14:paraId="00000584">
      <w:pPr>
        <w:pStyle w:val="Subtitle"/>
        <w:pageBreakBefore w:val="0"/>
        <w:rPr/>
      </w:pPr>
      <w:bookmarkStart w:colFirst="0" w:colLast="0" w:name="_8m2vwp5eo1tv" w:id="178"/>
      <w:bookmarkEnd w:id="178"/>
      <w:r w:rsidDel="00000000" w:rsidR="00000000" w:rsidRPr="00000000">
        <w:rPr>
          <w:rtl w:val="0"/>
        </w:rPr>
        <w:t xml:space="preserve">Paramètres path</w:t>
      </w:r>
    </w:p>
    <w:p w:rsidR="00000000" w:rsidDel="00000000" w:rsidP="00000000" w:rsidRDefault="00000000" w:rsidRPr="00000000" w14:paraId="00000585">
      <w:pPr>
        <w:pageBreakBefore w:val="0"/>
        <w:rPr>
          <w:color w:val="434343"/>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86">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87">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88">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pageBreakBefore w:val="0"/>
              <w:widowControl w:val="0"/>
              <w:jc w:val="left"/>
              <w:rPr>
                <w:color w:val="434343"/>
              </w:rPr>
            </w:pPr>
            <w:r w:rsidDel="00000000" w:rsidR="00000000" w:rsidRPr="00000000">
              <w:rPr>
                <w:color w:val="434343"/>
                <w:rtl w:val="0"/>
              </w:rPr>
              <w:t xml:space="preserve">dossierId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pageBreakBefore w:val="0"/>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pageBreakBefore w:val="0"/>
              <w:widowControl w:val="0"/>
              <w:jc w:val="left"/>
              <w:rPr>
                <w:color w:val="434343"/>
              </w:rPr>
            </w:pPr>
            <w:r w:rsidDel="00000000" w:rsidR="00000000" w:rsidRPr="00000000">
              <w:rPr>
                <w:color w:val="434343"/>
                <w:rtl w:val="0"/>
              </w:rPr>
              <w:t xml:space="preserve">accountingDocumentId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pageBreakBefore w:val="0"/>
              <w:widowControl w:val="0"/>
              <w:jc w:val="left"/>
              <w:rPr>
                <w:color w:val="434343"/>
              </w:rPr>
            </w:pPr>
            <w:r w:rsidDel="00000000" w:rsidR="00000000" w:rsidRPr="00000000">
              <w:rPr>
                <w:color w:val="434343"/>
                <w:rtl w:val="0"/>
              </w:rPr>
              <w:t xml:space="preserve">Id du document dans Inqom</w:t>
            </w:r>
          </w:p>
        </w:tc>
      </w:tr>
    </w:tbl>
    <w:p w:rsidR="00000000" w:rsidDel="00000000" w:rsidP="00000000" w:rsidRDefault="00000000" w:rsidRPr="00000000" w14:paraId="0000058F">
      <w:pPr>
        <w:pageBreakBefore w:val="0"/>
        <w:rPr>
          <w:color w:val="434343"/>
        </w:rPr>
      </w:pPr>
      <w:r w:rsidDel="00000000" w:rsidR="00000000" w:rsidRPr="00000000">
        <w:rPr>
          <w:rtl w:val="0"/>
        </w:rPr>
      </w:r>
    </w:p>
    <w:p w:rsidR="00000000" w:rsidDel="00000000" w:rsidP="00000000" w:rsidRDefault="00000000" w:rsidRPr="00000000" w14:paraId="00000590">
      <w:pPr>
        <w:pStyle w:val="Heading4"/>
        <w:pageBreakBefore w:val="0"/>
        <w:rPr/>
      </w:pPr>
      <w:bookmarkStart w:colFirst="0" w:colLast="0" w:name="_q39cnwvkfd62" w:id="179"/>
      <w:bookmarkEnd w:id="179"/>
      <w:r w:rsidDel="00000000" w:rsidR="00000000" w:rsidRPr="00000000">
        <w:rPr>
          <w:rtl w:val="0"/>
        </w:rPr>
        <w:t xml:space="preserve">Réponse</w:t>
      </w:r>
    </w:p>
    <w:p w:rsidR="00000000" w:rsidDel="00000000" w:rsidP="00000000" w:rsidRDefault="00000000" w:rsidRPr="00000000" w14:paraId="00000591">
      <w:pPr>
        <w:pStyle w:val="Subtitle"/>
        <w:pageBreakBefore w:val="0"/>
        <w:rPr/>
      </w:pPr>
      <w:bookmarkStart w:colFirst="0" w:colLast="0" w:name="_nd95v8esdl8" w:id="180"/>
      <w:bookmarkEnd w:id="180"/>
      <w:r w:rsidDel="00000000" w:rsidR="00000000" w:rsidRPr="00000000">
        <w:rPr>
          <w:rtl w:val="0"/>
        </w:rPr>
        <w:t xml:space="preserve">Content-type</w:t>
      </w:r>
    </w:p>
    <w:p w:rsidR="00000000" w:rsidDel="00000000" w:rsidP="00000000" w:rsidRDefault="00000000" w:rsidRPr="00000000" w14:paraId="00000592">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593">
      <w:pPr>
        <w:pStyle w:val="Subtitle"/>
        <w:pageBreakBefore w:val="0"/>
        <w:rPr/>
      </w:pPr>
      <w:bookmarkStart w:colFirst="0" w:colLast="0" w:name="_diqeu9qcxlo4" w:id="181"/>
      <w:bookmarkEnd w:id="181"/>
      <w:r w:rsidDel="00000000" w:rsidR="00000000" w:rsidRPr="00000000">
        <w:rPr>
          <w:rtl w:val="0"/>
        </w:rPr>
        <w:t xml:space="preserve">Response Body</w:t>
      </w:r>
    </w:p>
    <w:p w:rsidR="00000000" w:rsidDel="00000000" w:rsidP="00000000" w:rsidRDefault="00000000" w:rsidRPr="00000000" w14:paraId="00000594">
      <w:pPr>
        <w:pageBreakBefore w:val="0"/>
        <w:rPr>
          <w:color w:val="434343"/>
        </w:rPr>
      </w:pPr>
      <w:r w:rsidDel="00000000" w:rsidR="00000000" w:rsidRPr="00000000">
        <w:rPr>
          <w:rtl w:val="0"/>
        </w:rPr>
      </w:r>
    </w:p>
    <w:tbl>
      <w:tblPr>
        <w:tblStyle w:val="Table6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95">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96">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pageBreakBefore w:val="0"/>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pageBreakBefore w:val="0"/>
              <w:widowControl w:val="0"/>
              <w:jc w:val="left"/>
              <w:rPr>
                <w:color w:val="434343"/>
              </w:rPr>
            </w:pPr>
            <w:r w:rsidDel="00000000" w:rsidR="00000000" w:rsidRPr="00000000">
              <w:rPr>
                <w:color w:val="434343"/>
                <w:rtl w:val="0"/>
              </w:rPr>
              <w:t xml:space="preserve">Id de la pièce justificative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pageBreakBefore w:val="0"/>
              <w:widowControl w:val="0"/>
              <w:jc w:val="left"/>
              <w:rPr>
                <w:color w:val="434343"/>
              </w:rPr>
            </w:pPr>
            <w:r w:rsidDel="00000000" w:rsidR="00000000" w:rsidRPr="00000000">
              <w:rPr>
                <w:color w:val="434343"/>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pageBreakBefore w:val="0"/>
              <w:widowControl w:val="0"/>
              <w:jc w:val="left"/>
              <w:rPr>
                <w:color w:val="434343"/>
              </w:rPr>
            </w:pPr>
            <w:r w:rsidDel="00000000" w:rsidR="00000000" w:rsidRPr="00000000">
              <w:rPr>
                <w:color w:val="434343"/>
                <w:rtl w:val="0"/>
              </w:rPr>
              <w:t xml:space="preserve">url de téléchargement de la pièce justificative (valide 60 minutes)</w:t>
            </w:r>
          </w:p>
        </w:tc>
      </w:tr>
    </w:tbl>
    <w:p w:rsidR="00000000" w:rsidDel="00000000" w:rsidP="00000000" w:rsidRDefault="00000000" w:rsidRPr="00000000" w14:paraId="0000059B">
      <w:pPr>
        <w:pageBreakBefore w:val="0"/>
        <w:rPr>
          <w:color w:val="434343"/>
        </w:rPr>
      </w:pPr>
      <w:r w:rsidDel="00000000" w:rsidR="00000000" w:rsidRPr="00000000">
        <w:rPr>
          <w:rtl w:val="0"/>
        </w:rPr>
      </w:r>
    </w:p>
    <w:p w:rsidR="00000000" w:rsidDel="00000000" w:rsidP="00000000" w:rsidRDefault="00000000" w:rsidRPr="00000000" w14:paraId="0000059C">
      <w:pPr>
        <w:pStyle w:val="Heading4"/>
        <w:pageBreakBefore w:val="0"/>
        <w:rPr/>
      </w:pPr>
      <w:bookmarkStart w:colFirst="0" w:colLast="0" w:name="_8fl0yja9cz4s" w:id="182"/>
      <w:bookmarkEnd w:id="182"/>
      <w:r w:rsidDel="00000000" w:rsidR="00000000" w:rsidRPr="00000000">
        <w:rPr>
          <w:rtl w:val="0"/>
        </w:rPr>
        <w:t xml:space="preserve">Exemple</w:t>
      </w:r>
    </w:p>
    <w:p w:rsidR="00000000" w:rsidDel="00000000" w:rsidP="00000000" w:rsidRDefault="00000000" w:rsidRPr="00000000" w14:paraId="0000059D">
      <w:pPr>
        <w:pageBreakBefore w:val="0"/>
        <w:rPr/>
      </w:pPr>
      <w:r w:rsidDel="00000000" w:rsidR="00000000" w:rsidRPr="00000000">
        <w:rPr>
          <w:rtl w:val="0"/>
        </w:rPr>
      </w:r>
    </w:p>
    <w:tbl>
      <w:tblPr>
        <w:tblStyle w:val="Table65"/>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59E">
            <w:pPr>
              <w:pageBreakBefore w:val="0"/>
              <w:widowControl w:val="0"/>
              <w:spacing w:line="276" w:lineRule="auto"/>
              <w:jc w:val="left"/>
              <w:rPr>
                <w:color w:val="434343"/>
                <w:sz w:val="18"/>
                <w:szCs w:val="18"/>
              </w:rPr>
            </w:pPr>
            <w:r w:rsidDel="00000000" w:rsidR="00000000" w:rsidRPr="00000000">
              <w:rPr>
                <w:rtl w:val="0"/>
              </w:rPr>
            </w:r>
          </w:p>
        </w:tc>
      </w:tr>
    </w:tbl>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Style w:val="Heading3"/>
        <w:pageBreakBefore w:val="0"/>
        <w:rPr/>
      </w:pPr>
      <w:bookmarkStart w:colFirst="0" w:colLast="0" w:name="_8n5x25lud74q" w:id="183"/>
      <w:bookmarkEnd w:id="183"/>
      <w:r w:rsidDel="00000000" w:rsidR="00000000" w:rsidRPr="00000000">
        <w:rPr>
          <w:rtl w:val="0"/>
        </w:rPr>
      </w:r>
    </w:p>
    <w:p w:rsidR="00000000" w:rsidDel="00000000" w:rsidP="00000000" w:rsidRDefault="00000000" w:rsidRPr="00000000" w14:paraId="000005A1">
      <w:pPr>
        <w:pStyle w:val="Heading3"/>
        <w:pageBreakBefore w:val="0"/>
        <w:rPr/>
      </w:pPr>
      <w:bookmarkStart w:colFirst="0" w:colLast="0" w:name="_vaj03d39pc08" w:id="184"/>
      <w:bookmarkEnd w:id="184"/>
      <w:r w:rsidDel="00000000" w:rsidR="00000000" w:rsidRPr="00000000">
        <w:rPr>
          <w:rtl w:val="0"/>
        </w:rPr>
      </w:r>
    </w:p>
    <w:p w:rsidR="00000000" w:rsidDel="00000000" w:rsidP="00000000" w:rsidRDefault="00000000" w:rsidRPr="00000000" w14:paraId="000005A2">
      <w:pPr>
        <w:pStyle w:val="Heading3"/>
        <w:pageBreakBefore w:val="0"/>
        <w:rPr/>
      </w:pPr>
      <w:bookmarkStart w:colFirst="0" w:colLast="0" w:name="_uvg3qc1kcoph" w:id="185"/>
      <w:bookmarkEnd w:id="185"/>
      <w:r w:rsidDel="00000000" w:rsidR="00000000" w:rsidRPr="00000000">
        <w:rPr>
          <w:rtl w:val="0"/>
        </w:rPr>
        <w:t xml:space="preserve">POST AccountingDocuments</w:t>
      </w:r>
    </w:p>
    <w:p w:rsidR="00000000" w:rsidDel="00000000" w:rsidP="00000000" w:rsidRDefault="00000000" w:rsidRPr="00000000" w14:paraId="000005A3">
      <w:pPr>
        <w:pageBreakBefore w:val="0"/>
        <w:pBdr>
          <w:top w:color="ffffff" w:space="6" w:sz="8" w:val="single"/>
          <w:left w:color="ffffff" w:space="6" w:sz="8" w:val="single"/>
          <w:bottom w:color="ffffff" w:space="6" w:sz="8" w:val="single"/>
          <w:right w:color="ffffff" w:space="6" w:sz="8" w:val="single"/>
        </w:pBdr>
        <w:shd w:fill="eeedfc" w:val="clear"/>
        <w:rPr/>
      </w:pPr>
      <w:r w:rsidDel="00000000" w:rsidR="00000000" w:rsidRPr="00000000">
        <w:rPr>
          <w:color w:val="4744e3"/>
          <w:rtl w:val="0"/>
        </w:rPr>
        <w:t xml:space="preserve">Pièces justificatives. Cet endpoint permet d’attacher une pièce justificative à une écriture comptable déjà existante.</w:t>
      </w:r>
      <w:r w:rsidDel="00000000" w:rsidR="00000000" w:rsidRPr="00000000">
        <w:rPr>
          <w:rtl w:val="0"/>
        </w:rPr>
      </w:r>
    </w:p>
    <w:p w:rsidR="00000000" w:rsidDel="00000000" w:rsidP="00000000" w:rsidRDefault="00000000" w:rsidRPr="00000000" w14:paraId="000005A4">
      <w:pPr>
        <w:pStyle w:val="Heading4"/>
        <w:pageBreakBefore w:val="0"/>
        <w:rPr/>
      </w:pPr>
      <w:bookmarkStart w:colFirst="0" w:colLast="0" w:name="_avfwsk4v8qz4" w:id="186"/>
      <w:bookmarkEnd w:id="186"/>
      <w:r w:rsidDel="00000000" w:rsidR="00000000" w:rsidRPr="00000000">
        <w:rPr>
          <w:rtl w:val="0"/>
        </w:rPr>
        <w:t xml:space="preserve">Request</w:t>
      </w:r>
    </w:p>
    <w:p w:rsidR="00000000" w:rsidDel="00000000" w:rsidP="00000000" w:rsidRDefault="00000000" w:rsidRPr="00000000" w14:paraId="000005A5">
      <w:pPr>
        <w:pStyle w:val="Subtitle"/>
        <w:pageBreakBefore w:val="0"/>
        <w:rPr/>
      </w:pPr>
      <w:bookmarkStart w:colFirst="0" w:colLast="0" w:name="_xq0n6tumx2c6" w:id="187"/>
      <w:bookmarkEnd w:id="187"/>
      <w:r w:rsidDel="00000000" w:rsidR="00000000" w:rsidRPr="00000000">
        <w:rPr>
          <w:rtl w:val="0"/>
        </w:rPr>
        <w:t xml:space="preserve">URL</w:t>
      </w:r>
    </w:p>
    <w:p w:rsidR="00000000" w:rsidDel="00000000" w:rsidP="00000000" w:rsidRDefault="00000000" w:rsidRPr="00000000" w14:paraId="000005A6">
      <w:pPr>
        <w:pageBreakBefore w:val="0"/>
        <w:rPr>
          <w:color w:val="4744e3"/>
          <w:u w:val="single"/>
        </w:rPr>
      </w:pPr>
      <w:hyperlink r:id="rId35">
        <w:r w:rsidDel="00000000" w:rsidR="00000000" w:rsidRPr="00000000">
          <w:rPr>
            <w:color w:val="1155cc"/>
            <w:u w:val="single"/>
            <w:rtl w:val="0"/>
          </w:rPr>
          <w:t xml:space="preserve">{{URLBase}}</w:t>
        </w:r>
      </w:hyperlink>
      <w:hyperlink r:id="rId36">
        <w:r w:rsidDel="00000000" w:rsidR="00000000" w:rsidRPr="00000000">
          <w:rPr>
            <w:color w:val="1155cc"/>
            <w:sz w:val="24"/>
            <w:szCs w:val="24"/>
            <w:u w:val="single"/>
            <w:rtl w:val="0"/>
          </w:rPr>
          <w:t xml:space="preserve">/v1/dossiers/{dossierId}/</w:t>
        </w:r>
      </w:hyperlink>
      <w:r w:rsidDel="00000000" w:rsidR="00000000" w:rsidRPr="00000000">
        <w:rPr>
          <w:color w:val="4744e3"/>
          <w:u w:val="single"/>
          <w:rtl w:val="0"/>
        </w:rPr>
        <w:t xml:space="preserve">accounting-document</w:t>
      </w:r>
      <w:r w:rsidDel="00000000" w:rsidR="00000000" w:rsidRPr="00000000">
        <w:rPr>
          <w:color w:val="4744e3"/>
          <w:u w:val="single"/>
          <w:rtl w:val="0"/>
        </w:rPr>
        <w:t xml:space="preserve">s</w:t>
      </w:r>
    </w:p>
    <w:p w:rsidR="00000000" w:rsidDel="00000000" w:rsidP="00000000" w:rsidRDefault="00000000" w:rsidRPr="00000000" w14:paraId="000005A7">
      <w:pPr>
        <w:pageBreakBefore w:val="0"/>
        <w:rPr>
          <w:color w:val="4744e3"/>
          <w:u w:val="single"/>
        </w:rPr>
      </w:pPr>
      <w:r w:rsidDel="00000000" w:rsidR="00000000" w:rsidRPr="00000000">
        <w:rPr>
          <w:rtl w:val="0"/>
        </w:rPr>
      </w:r>
    </w:p>
    <w:p w:rsidR="00000000" w:rsidDel="00000000" w:rsidP="00000000" w:rsidRDefault="00000000" w:rsidRPr="00000000" w14:paraId="000005A8">
      <w:pPr>
        <w:pStyle w:val="Subtitle"/>
        <w:pageBreakBefore w:val="0"/>
        <w:rPr/>
      </w:pPr>
      <w:bookmarkStart w:colFirst="0" w:colLast="0" w:name="_8u8bu3ndnsr5" w:id="188"/>
      <w:bookmarkEnd w:id="188"/>
      <w:r w:rsidDel="00000000" w:rsidR="00000000" w:rsidRPr="00000000">
        <w:rPr>
          <w:rtl w:val="0"/>
        </w:rPr>
        <w:t xml:space="preserve">Method</w:t>
      </w:r>
    </w:p>
    <w:p w:rsidR="00000000" w:rsidDel="00000000" w:rsidP="00000000" w:rsidRDefault="00000000" w:rsidRPr="00000000" w14:paraId="000005A9">
      <w:pPr>
        <w:pageBreakBefore w:val="0"/>
        <w:rPr/>
      </w:pPr>
      <w:r w:rsidDel="00000000" w:rsidR="00000000" w:rsidRPr="00000000">
        <w:rPr>
          <w:rtl w:val="0"/>
        </w:rPr>
        <w:t xml:space="preserve">POST</w:t>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Style w:val="Subtitle"/>
        <w:pageBreakBefore w:val="0"/>
        <w:rPr/>
      </w:pPr>
      <w:bookmarkStart w:colFirst="0" w:colLast="0" w:name="_28fe318n3gaf" w:id="189"/>
      <w:bookmarkEnd w:id="189"/>
      <w:r w:rsidDel="00000000" w:rsidR="00000000" w:rsidRPr="00000000">
        <w:rPr>
          <w:rtl w:val="0"/>
        </w:rPr>
        <w:t xml:space="preserve">Content-type</w:t>
      </w:r>
    </w:p>
    <w:p w:rsidR="00000000" w:rsidDel="00000000" w:rsidP="00000000" w:rsidRDefault="00000000" w:rsidRPr="00000000" w14:paraId="000005AC">
      <w:pPr>
        <w:pageBreakBefore w:val="0"/>
        <w:rPr/>
      </w:pPr>
      <w:r w:rsidDel="00000000" w:rsidR="00000000" w:rsidRPr="00000000">
        <w:rPr>
          <w:rtl w:val="0"/>
        </w:rPr>
        <w:t xml:space="preserve">Content-Type: multipart/form-data;</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Style w:val="Subtitle"/>
        <w:pageBreakBefore w:val="0"/>
        <w:rPr/>
      </w:pPr>
      <w:bookmarkStart w:colFirst="0" w:colLast="0" w:name="_ktqawlfyka4" w:id="190"/>
      <w:bookmarkEnd w:id="190"/>
      <w:r w:rsidDel="00000000" w:rsidR="00000000" w:rsidRPr="00000000">
        <w:rPr>
          <w:rtl w:val="0"/>
        </w:rPr>
        <w:t xml:space="preserve">Paramètres path</w:t>
      </w:r>
    </w:p>
    <w:p w:rsidR="00000000" w:rsidDel="00000000" w:rsidP="00000000" w:rsidRDefault="00000000" w:rsidRPr="00000000" w14:paraId="000005AF">
      <w:pPr>
        <w:pageBreakBefore w:val="0"/>
        <w:rPr>
          <w:color w:val="434343"/>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0">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1">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2">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pageBreakBefore w:val="0"/>
              <w:widowControl w:val="0"/>
              <w:jc w:val="left"/>
              <w:rPr>
                <w:color w:val="434343"/>
              </w:rPr>
            </w:pPr>
            <w:r w:rsidDel="00000000" w:rsidR="00000000" w:rsidRPr="00000000">
              <w:rPr>
                <w:color w:val="434343"/>
                <w:rtl w:val="0"/>
              </w:rPr>
              <w:t xml:space="preserve">dossierId</w:t>
            </w: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pageBreakBefore w:val="0"/>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5B6">
      <w:pPr>
        <w:pageBreakBefore w:val="0"/>
        <w:rPr>
          <w:color w:val="434343"/>
        </w:rPr>
      </w:pPr>
      <w:r w:rsidDel="00000000" w:rsidR="00000000" w:rsidRPr="00000000">
        <w:rPr>
          <w:rtl w:val="0"/>
        </w:rPr>
      </w:r>
    </w:p>
    <w:p w:rsidR="00000000" w:rsidDel="00000000" w:rsidP="00000000" w:rsidRDefault="00000000" w:rsidRPr="00000000" w14:paraId="000005B7">
      <w:pPr>
        <w:pStyle w:val="Subtitle"/>
        <w:pageBreakBefore w:val="0"/>
        <w:rPr/>
      </w:pPr>
      <w:bookmarkStart w:colFirst="0" w:colLast="0" w:name="_i399m2w98qbj" w:id="191"/>
      <w:bookmarkEnd w:id="191"/>
      <w:r w:rsidDel="00000000" w:rsidR="00000000" w:rsidRPr="00000000">
        <w:rPr>
          <w:rtl w:val="0"/>
        </w:rPr>
        <w:t xml:space="preserve">Paramètres à passer dans le formulaire (form-data)</w:t>
      </w:r>
    </w:p>
    <w:p w:rsidR="00000000" w:rsidDel="00000000" w:rsidP="00000000" w:rsidRDefault="00000000" w:rsidRPr="00000000" w14:paraId="000005B8">
      <w:pPr>
        <w:pageBreakBefore w:val="0"/>
        <w:rPr>
          <w:color w:val="434343"/>
        </w:rPr>
      </w:pP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9">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A">
            <w:pPr>
              <w:pageBreakBefore w:val="0"/>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BB">
            <w:pPr>
              <w:pageBreakBefore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pageBreakBefore w:val="0"/>
              <w:widowControl w:val="0"/>
              <w:jc w:val="left"/>
              <w:rPr>
                <w:color w:val="434343"/>
              </w:rPr>
            </w:pPr>
            <w:r w:rsidDel="00000000" w:rsidR="00000000" w:rsidRPr="00000000">
              <w:rPr>
                <w:color w:val="434343"/>
                <w:rtl w:val="0"/>
              </w:rPr>
              <w:t xml:space="preserve">entryId</w:t>
            </w: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pageBreakBefore w:val="0"/>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pageBreakBefore w:val="0"/>
              <w:widowControl w:val="0"/>
              <w:jc w:val="left"/>
              <w:rPr>
                <w:color w:val="434343"/>
              </w:rPr>
            </w:pPr>
            <w:r w:rsidDel="00000000" w:rsidR="00000000" w:rsidRPr="00000000">
              <w:rPr>
                <w:color w:val="434343"/>
                <w:rtl w:val="0"/>
              </w:rPr>
              <w:t xml:space="preserve">Id de l’écriture à laquelle associer le document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pageBreakBefore w:val="0"/>
              <w:widowControl w:val="0"/>
              <w:jc w:val="left"/>
              <w:rPr>
                <w:color w:val="434343"/>
              </w:rPr>
            </w:pPr>
            <w:r w:rsidDel="00000000" w:rsidR="00000000" w:rsidRPr="00000000">
              <w:rPr>
                <w:color w:val="434343"/>
                <w:rtl w:val="0"/>
              </w:rPr>
              <w:t xml:space="preserve">date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pageBreakBefore w:val="0"/>
              <w:widowControl w:val="0"/>
              <w:jc w:val="left"/>
              <w:rPr>
                <w:color w:val="434343"/>
              </w:rPr>
            </w:pPr>
            <w:r w:rsidDel="00000000" w:rsidR="00000000" w:rsidRPr="00000000">
              <w:rPr>
                <w:color w:val="434343"/>
                <w:rtl w:val="0"/>
              </w:rPr>
              <w:t xml:space="preserve">YYYY-MM-DD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pageBreakBefore w:val="0"/>
              <w:widowControl w:val="0"/>
              <w:jc w:val="left"/>
              <w:rPr>
                <w:color w:val="434343"/>
              </w:rPr>
            </w:pPr>
            <w:r w:rsidDel="00000000" w:rsidR="00000000" w:rsidRPr="00000000">
              <w:rPr>
                <w:color w:val="434343"/>
                <w:rtl w:val="0"/>
              </w:rPr>
              <w:t xml:space="preserve">Date de valeur</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pageBreakBefore w:val="0"/>
              <w:widowControl w:val="0"/>
              <w:jc w:val="left"/>
              <w:rPr>
                <w:color w:val="434343"/>
              </w:rPr>
            </w:pPr>
            <w:r w:rsidDel="00000000" w:rsidR="00000000" w:rsidRPr="00000000">
              <w:rPr>
                <w:color w:val="434343"/>
                <w:rtl w:val="0"/>
              </w:rPr>
              <w:t xml:space="preserve">reference (optionnel)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pageBreakBefore w:val="0"/>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pageBreakBefore w:val="0"/>
              <w:widowControl w:val="0"/>
              <w:jc w:val="left"/>
              <w:rPr>
                <w:color w:val="434343"/>
              </w:rPr>
            </w:pPr>
            <w:r w:rsidDel="00000000" w:rsidR="00000000" w:rsidRPr="00000000">
              <w:rPr>
                <w:color w:val="434343"/>
                <w:rtl w:val="0"/>
              </w:rPr>
              <w:t xml:space="preserve">Référence</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pageBreakBefore w:val="0"/>
              <w:widowControl w:val="0"/>
              <w:jc w:val="left"/>
              <w:rPr>
                <w:color w:val="434343"/>
              </w:rPr>
            </w:pPr>
            <w:r w:rsidDel="00000000" w:rsidR="00000000" w:rsidRPr="00000000">
              <w:rPr>
                <w:color w:val="434343"/>
                <w:rtl w:val="0"/>
              </w:rPr>
              <w:t xml:space="preserve">fileName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pageBreakBefore w:val="0"/>
              <w:widowControl w:val="0"/>
              <w:jc w:val="left"/>
              <w:rPr>
                <w:color w:val="434343"/>
              </w:rPr>
            </w:pPr>
            <w:r w:rsidDel="00000000" w:rsidR="00000000" w:rsidRPr="00000000">
              <w:rPr>
                <w:color w:val="434343"/>
                <w:rtl w:val="0"/>
              </w:rPr>
              <w:t xml:space="preserve">string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pageBreakBefore w:val="0"/>
              <w:widowControl w:val="0"/>
              <w:jc w:val="left"/>
              <w:rPr>
                <w:color w:val="434343"/>
              </w:rPr>
            </w:pPr>
            <w:r w:rsidDel="00000000" w:rsidR="00000000" w:rsidRPr="00000000">
              <w:rPr>
                <w:color w:val="434343"/>
                <w:rtl w:val="0"/>
              </w:rPr>
              <w:t xml:space="preserve">Nom du fichier, incluant l’extension</w:t>
            </w:r>
          </w:p>
          <w:p w:rsidR="00000000" w:rsidDel="00000000" w:rsidP="00000000" w:rsidRDefault="00000000" w:rsidRPr="00000000" w14:paraId="000005C8">
            <w:pPr>
              <w:pageBreakBefore w:val="0"/>
              <w:widowControl w:val="0"/>
              <w:jc w:val="left"/>
              <w:rPr>
                <w:color w:val="434343"/>
              </w:rPr>
            </w:pPr>
            <w:r w:rsidDel="00000000" w:rsidR="00000000" w:rsidRPr="00000000">
              <w:rPr>
                <w:color w:val="434343"/>
                <w:rtl w:val="0"/>
              </w:rPr>
              <w:t xml:space="preserve">Types de fichiers acceptés : </w:t>
            </w:r>
          </w:p>
          <w:p w:rsidR="00000000" w:rsidDel="00000000" w:rsidP="00000000" w:rsidRDefault="00000000" w:rsidRPr="00000000" w14:paraId="000005C9">
            <w:pPr>
              <w:pageBreakBefore w:val="0"/>
              <w:widowControl w:val="0"/>
              <w:jc w:val="left"/>
              <w:rPr>
                <w:color w:val="434343"/>
              </w:rPr>
            </w:pPr>
            <w:r w:rsidDel="00000000" w:rsidR="00000000" w:rsidRPr="00000000">
              <w:rPr>
                <w:color w:val="434343"/>
                <w:sz w:val="21"/>
                <w:szCs w:val="21"/>
                <w:rtl w:val="0"/>
              </w:rPr>
              <w:t xml:space="preserve">pdf, png, jpg, jpeg, xls, xlsx, doc, docx, csv, txt</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pageBreakBefore w:val="0"/>
              <w:widowControl w:val="0"/>
              <w:jc w:val="left"/>
              <w:rPr>
                <w:color w:val="434343"/>
              </w:rPr>
            </w:pPr>
            <w:r w:rsidDel="00000000" w:rsidR="00000000" w:rsidRPr="00000000">
              <w:rPr>
                <w:color w:val="434343"/>
                <w:rtl w:val="0"/>
              </w:rPr>
              <w:t xml:space="preserve">file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pageBreakBefore w:val="0"/>
              <w:widowControl w:val="0"/>
              <w:jc w:val="left"/>
              <w:rPr>
                <w:color w:val="434343"/>
              </w:rPr>
            </w:pPr>
            <w:r w:rsidDel="00000000" w:rsidR="00000000" w:rsidRPr="00000000">
              <w:rPr>
                <w:color w:val="434343"/>
                <w:rtl w:val="0"/>
              </w:rPr>
              <w:t xml:space="preserve">nvarchar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pageBreakBefore w:val="0"/>
              <w:widowControl w:val="0"/>
              <w:jc w:val="left"/>
              <w:rPr>
                <w:color w:val="434343"/>
              </w:rPr>
            </w:pPr>
            <w:r w:rsidDel="00000000" w:rsidR="00000000" w:rsidRPr="00000000">
              <w:rPr>
                <w:color w:val="434343"/>
                <w:rtl w:val="0"/>
              </w:rPr>
              <w:t xml:space="preserve">contenu du fichier</w:t>
            </w:r>
          </w:p>
        </w:tc>
      </w:tr>
    </w:tbl>
    <w:p w:rsidR="00000000" w:rsidDel="00000000" w:rsidP="00000000" w:rsidRDefault="00000000" w:rsidRPr="00000000" w14:paraId="000005CD">
      <w:pPr>
        <w:pageBreakBefore w:val="0"/>
        <w:rPr>
          <w:color w:val="434343"/>
        </w:rPr>
      </w:pPr>
      <w:r w:rsidDel="00000000" w:rsidR="00000000" w:rsidRPr="00000000">
        <w:rPr>
          <w:rtl w:val="0"/>
        </w:rPr>
      </w:r>
    </w:p>
    <w:p w:rsidR="00000000" w:rsidDel="00000000" w:rsidP="00000000" w:rsidRDefault="00000000" w:rsidRPr="00000000" w14:paraId="000005CE">
      <w:pPr>
        <w:pStyle w:val="Heading4"/>
        <w:pageBreakBefore w:val="0"/>
        <w:rPr/>
      </w:pPr>
      <w:bookmarkStart w:colFirst="0" w:colLast="0" w:name="_jpc2y3qot6tq" w:id="192"/>
      <w:bookmarkEnd w:id="192"/>
      <w:r w:rsidDel="00000000" w:rsidR="00000000" w:rsidRPr="00000000">
        <w:rPr>
          <w:rtl w:val="0"/>
        </w:rPr>
        <w:t xml:space="preserve">Réponse</w:t>
      </w:r>
    </w:p>
    <w:p w:rsidR="00000000" w:rsidDel="00000000" w:rsidP="00000000" w:rsidRDefault="00000000" w:rsidRPr="00000000" w14:paraId="000005CF">
      <w:pPr>
        <w:pStyle w:val="Subtitle"/>
        <w:pageBreakBefore w:val="0"/>
        <w:rPr/>
      </w:pPr>
      <w:bookmarkStart w:colFirst="0" w:colLast="0" w:name="_eg7nq5iysnju" w:id="193"/>
      <w:bookmarkEnd w:id="193"/>
      <w:r w:rsidDel="00000000" w:rsidR="00000000" w:rsidRPr="00000000">
        <w:rPr>
          <w:rtl w:val="0"/>
        </w:rPr>
        <w:t xml:space="preserve">Content-type</w:t>
      </w:r>
    </w:p>
    <w:p w:rsidR="00000000" w:rsidDel="00000000" w:rsidP="00000000" w:rsidRDefault="00000000" w:rsidRPr="00000000" w14:paraId="000005D0">
      <w:pPr>
        <w:pageBreakBefore w:val="0"/>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5D1">
      <w:pPr>
        <w:pStyle w:val="Subtitle"/>
        <w:pageBreakBefore w:val="0"/>
        <w:rPr/>
      </w:pPr>
      <w:bookmarkStart w:colFirst="0" w:colLast="0" w:name="_a9lwlt9qksda" w:id="194"/>
      <w:bookmarkEnd w:id="194"/>
      <w:r w:rsidDel="00000000" w:rsidR="00000000" w:rsidRPr="00000000">
        <w:rPr>
          <w:rtl w:val="0"/>
        </w:rPr>
        <w:t xml:space="preserve">Response Body</w:t>
      </w:r>
    </w:p>
    <w:p w:rsidR="00000000" w:rsidDel="00000000" w:rsidP="00000000" w:rsidRDefault="00000000" w:rsidRPr="00000000" w14:paraId="000005D2">
      <w:pPr>
        <w:pageBreakBefore w:val="0"/>
        <w:rPr>
          <w:color w:val="434343"/>
        </w:rPr>
      </w:pPr>
      <w:r w:rsidDel="00000000" w:rsidR="00000000" w:rsidRPr="00000000">
        <w:rPr>
          <w:rtl w:val="0"/>
        </w:rPr>
      </w:r>
    </w:p>
    <w:tbl>
      <w:tblPr>
        <w:tblStyle w:val="Table6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D3">
            <w:pPr>
              <w:pageBreakBefore w:val="0"/>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D4">
            <w:pPr>
              <w:pageBreakBefore w:val="0"/>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widowControl w:val="0"/>
              <w:jc w:val="left"/>
              <w:rPr>
                <w:color w:val="434343"/>
              </w:rPr>
            </w:pPr>
            <w:r w:rsidDel="00000000" w:rsidR="00000000" w:rsidRPr="00000000">
              <w:rPr>
                <w:color w:val="434343"/>
                <w:rtl w:val="0"/>
              </w:rPr>
              <w:t xml:space="preserve">201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pageBreakBefore w:val="0"/>
              <w:widowControl w:val="0"/>
              <w:jc w:val="left"/>
              <w:rPr>
                <w:color w:val="434343"/>
              </w:rPr>
            </w:pPr>
            <w:r w:rsidDel="00000000" w:rsidR="00000000" w:rsidRPr="00000000">
              <w:rPr>
                <w:color w:val="434343"/>
                <w:rtl w:val="0"/>
              </w:rPr>
              <w:t xml:space="preserve">Id du doc créé </w:t>
            </w:r>
          </w:p>
        </w:tc>
      </w:tr>
    </w:tbl>
    <w:p w:rsidR="00000000" w:rsidDel="00000000" w:rsidP="00000000" w:rsidRDefault="00000000" w:rsidRPr="00000000" w14:paraId="000005D7">
      <w:pPr>
        <w:pageBreakBefore w:val="0"/>
        <w:rPr>
          <w:color w:val="434343"/>
        </w:rPr>
      </w:pPr>
      <w:r w:rsidDel="00000000" w:rsidR="00000000" w:rsidRPr="00000000">
        <w:rPr>
          <w:rtl w:val="0"/>
        </w:rPr>
      </w:r>
    </w:p>
    <w:p w:rsidR="00000000" w:rsidDel="00000000" w:rsidP="00000000" w:rsidRDefault="00000000" w:rsidRPr="00000000" w14:paraId="000005D8">
      <w:pPr>
        <w:pStyle w:val="Heading4"/>
        <w:pageBreakBefore w:val="0"/>
        <w:rPr/>
      </w:pPr>
      <w:bookmarkStart w:colFirst="0" w:colLast="0" w:name="_r0tmwlh0h6g4" w:id="195"/>
      <w:bookmarkEnd w:id="195"/>
      <w:r w:rsidDel="00000000" w:rsidR="00000000" w:rsidRPr="00000000">
        <w:rPr>
          <w:rtl w:val="0"/>
        </w:rPr>
        <w:t xml:space="preserve">Exemple</w:t>
      </w:r>
    </w:p>
    <w:p w:rsidR="00000000" w:rsidDel="00000000" w:rsidP="00000000" w:rsidRDefault="00000000" w:rsidRPr="00000000" w14:paraId="000005D9">
      <w:pPr>
        <w:pageBreakBefore w:val="0"/>
        <w:rPr/>
      </w:pPr>
      <w:r w:rsidDel="00000000" w:rsidR="00000000" w:rsidRPr="00000000">
        <w:rPr>
          <w:rtl w:val="0"/>
        </w:rPr>
      </w:r>
    </w:p>
    <w:tbl>
      <w:tblPr>
        <w:tblStyle w:val="Table69"/>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5DA">
            <w:pPr>
              <w:pageBreakBefore w:val="0"/>
              <w:widowControl w:val="0"/>
              <w:spacing w:line="276" w:lineRule="auto"/>
              <w:jc w:val="left"/>
              <w:rPr>
                <w:color w:val="434343"/>
                <w:sz w:val="18"/>
                <w:szCs w:val="18"/>
              </w:rPr>
            </w:pPr>
            <w:r w:rsidDel="00000000" w:rsidR="00000000" w:rsidRPr="00000000">
              <w:rPr>
                <w:rtl w:val="0"/>
              </w:rPr>
            </w:r>
          </w:p>
        </w:tc>
      </w:tr>
    </w:tbl>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pStyle w:val="Heading2"/>
        <w:pageBreakBefore w:val="0"/>
        <w:widowControl w:val="0"/>
        <w:spacing w:line="276" w:lineRule="auto"/>
        <w:jc w:val="left"/>
        <w:rPr/>
      </w:pPr>
      <w:bookmarkStart w:colFirst="0" w:colLast="0" w:name="_e4aheugzvl13" w:id="196"/>
      <w:bookmarkEnd w:id="196"/>
      <w:ins w:author="Anonymous" w:id="2" w:date="2025-06-19T13:02:01Z">
        <w:r w:rsidDel="00000000" w:rsidR="00000000" w:rsidRPr="00000000">
          <w:rPr>
            <w:rtl w:val="0"/>
          </w:rPr>
          <w:t xml:space="preserve">“</w:t>
        </w:r>
      </w:ins>
      <w:r w:rsidDel="00000000" w:rsidR="00000000" w:rsidRPr="00000000">
        <w:rPr>
          <w:rtl w:val="0"/>
        </w:rPr>
        <w:t xml:space="preserve">Letterings</w:t>
      </w:r>
    </w:p>
    <w:p w:rsidR="00000000" w:rsidDel="00000000" w:rsidP="00000000" w:rsidRDefault="00000000" w:rsidRPr="00000000" w14:paraId="000005DE">
      <w:pPr>
        <w:pageBreakBefore w:val="0"/>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Lettrage</w:t>
      </w:r>
    </w:p>
    <w:p w:rsidR="00000000" w:rsidDel="00000000" w:rsidP="00000000" w:rsidRDefault="00000000" w:rsidRPr="00000000" w14:paraId="000005DF">
      <w:pPr>
        <w:pStyle w:val="Heading3"/>
        <w:rPr/>
      </w:pPr>
      <w:bookmarkStart w:colFirst="0" w:colLast="0" w:name="_3m0ijunr589k" w:id="197"/>
      <w:bookmarkEnd w:id="197"/>
      <w:r w:rsidDel="00000000" w:rsidR="00000000" w:rsidRPr="00000000">
        <w:rPr>
          <w:rtl w:val="0"/>
        </w:rPr>
        <w:t xml:space="preserve">Ajout de lettrage en masse</w:t>
      </w:r>
    </w:p>
    <w:p w:rsidR="00000000" w:rsidDel="00000000" w:rsidP="00000000" w:rsidRDefault="00000000" w:rsidRPr="00000000" w14:paraId="000005E0">
      <w:pPr>
        <w:pBdr>
          <w:top w:color="ffffff" w:space="6" w:sz="8" w:val="single"/>
          <w:left w:color="ffffff" w:space="6" w:sz="8" w:val="single"/>
          <w:bottom w:color="ffffff" w:space="6" w:sz="8" w:val="single"/>
          <w:right w:color="ffffff" w:space="6" w:sz="8" w:val="single"/>
        </w:pBdr>
        <w:shd w:fill="eeedfc" w:val="clear"/>
        <w:rPr>
          <w:color w:val="434343"/>
          <w:sz w:val="24"/>
          <w:szCs w:val="24"/>
        </w:rPr>
      </w:pPr>
      <w:r w:rsidDel="00000000" w:rsidR="00000000" w:rsidRPr="00000000">
        <w:rPr>
          <w:color w:val="4744e3"/>
          <w:rtl w:val="0"/>
        </w:rPr>
        <w:t xml:space="preserve">Cet endpoint permet de lettrer en masse des lignes d’écriture. Sa limite est de 100 lettrages par appel.</w:t>
      </w:r>
      <w:r w:rsidDel="00000000" w:rsidR="00000000" w:rsidRPr="00000000">
        <w:rPr>
          <w:rtl w:val="0"/>
        </w:rPr>
      </w:r>
    </w:p>
    <w:p w:rsidR="00000000" w:rsidDel="00000000" w:rsidP="00000000" w:rsidRDefault="00000000" w:rsidRPr="00000000" w14:paraId="000005E1">
      <w:pPr>
        <w:pStyle w:val="Heading4"/>
        <w:rPr/>
      </w:pPr>
      <w:bookmarkStart w:colFirst="0" w:colLast="0" w:name="_rh5o3rc5h1qz" w:id="198"/>
      <w:bookmarkEnd w:id="198"/>
      <w:r w:rsidDel="00000000" w:rsidR="00000000" w:rsidRPr="00000000">
        <w:rPr>
          <w:rtl w:val="0"/>
        </w:rPr>
        <w:t xml:space="preserve">Request</w:t>
      </w:r>
    </w:p>
    <w:p w:rsidR="00000000" w:rsidDel="00000000" w:rsidP="00000000" w:rsidRDefault="00000000" w:rsidRPr="00000000" w14:paraId="000005E2">
      <w:pPr>
        <w:pStyle w:val="Subtitle"/>
        <w:rPr/>
      </w:pPr>
      <w:bookmarkStart w:colFirst="0" w:colLast="0" w:name="_ce9zbutfw3ao" w:id="199"/>
      <w:bookmarkEnd w:id="199"/>
      <w:r w:rsidDel="00000000" w:rsidR="00000000" w:rsidRPr="00000000">
        <w:rPr>
          <w:rtl w:val="0"/>
        </w:rPr>
        <w:t xml:space="preserve">URL</w:t>
      </w:r>
    </w:p>
    <w:p w:rsidR="00000000" w:rsidDel="00000000" w:rsidP="00000000" w:rsidRDefault="00000000" w:rsidRPr="00000000" w14:paraId="000005E3">
      <w:pPr>
        <w:rPr>
          <w:color w:val="4744e3"/>
          <w:u w:val="single"/>
        </w:rPr>
      </w:pPr>
      <w:hyperlink r:id="rId37">
        <w:r w:rsidDel="00000000" w:rsidR="00000000" w:rsidRPr="00000000">
          <w:rPr>
            <w:color w:val="1155cc"/>
            <w:u w:val="single"/>
            <w:rtl w:val="0"/>
          </w:rPr>
          <w:t xml:space="preserve">{{URLBase}}</w:t>
        </w:r>
      </w:hyperlink>
      <w:hyperlink r:id="rId38">
        <w:r w:rsidDel="00000000" w:rsidR="00000000" w:rsidRPr="00000000">
          <w:rPr>
            <w:color w:val="1155cc"/>
            <w:sz w:val="24"/>
            <w:szCs w:val="24"/>
            <w:u w:val="single"/>
            <w:rtl w:val="0"/>
          </w:rPr>
          <w:t xml:space="preserve">/v1/dossiers/{dossierId}/letterings</w:t>
        </w:r>
      </w:hyperlink>
      <w:r w:rsidDel="00000000" w:rsidR="00000000" w:rsidRPr="00000000">
        <w:rPr>
          <w:rtl w:val="0"/>
        </w:rPr>
      </w:r>
    </w:p>
    <w:p w:rsidR="00000000" w:rsidDel="00000000" w:rsidP="00000000" w:rsidRDefault="00000000" w:rsidRPr="00000000" w14:paraId="000005E4">
      <w:pPr>
        <w:pStyle w:val="Subtitle"/>
        <w:rPr/>
      </w:pPr>
      <w:bookmarkStart w:colFirst="0" w:colLast="0" w:name="_fvo5jhlfevue" w:id="200"/>
      <w:bookmarkEnd w:id="200"/>
      <w:r w:rsidDel="00000000" w:rsidR="00000000" w:rsidRPr="00000000">
        <w:rPr>
          <w:rtl w:val="0"/>
        </w:rPr>
        <w:t xml:space="preserve">Method</w:t>
      </w:r>
    </w:p>
    <w:p w:rsidR="00000000" w:rsidDel="00000000" w:rsidP="00000000" w:rsidRDefault="00000000" w:rsidRPr="00000000" w14:paraId="000005E5">
      <w:pPr>
        <w:rPr/>
      </w:pPr>
      <w:r w:rsidDel="00000000" w:rsidR="00000000" w:rsidRPr="00000000">
        <w:rPr>
          <w:rtl w:val="0"/>
        </w:rPr>
        <w:t xml:space="preserve">POST</w:t>
      </w:r>
    </w:p>
    <w:p w:rsidR="00000000" w:rsidDel="00000000" w:rsidP="00000000" w:rsidRDefault="00000000" w:rsidRPr="00000000" w14:paraId="000005E6">
      <w:pPr>
        <w:pStyle w:val="Subtitle"/>
        <w:rPr/>
      </w:pPr>
      <w:bookmarkStart w:colFirst="0" w:colLast="0" w:name="_fg458522p7jn" w:id="201"/>
      <w:bookmarkEnd w:id="201"/>
      <w:r w:rsidDel="00000000" w:rsidR="00000000" w:rsidRPr="00000000">
        <w:rPr>
          <w:rtl w:val="0"/>
        </w:rPr>
        <w:t xml:space="preserve">Paramètres (path)</w:t>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E7">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E8">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5EB">
      <w:pPr>
        <w:pStyle w:val="Subtitle"/>
        <w:rPr/>
      </w:pPr>
      <w:bookmarkStart w:colFirst="0" w:colLast="0" w:name="_73n82ok6s3za" w:id="202"/>
      <w:bookmarkEnd w:id="202"/>
      <w:r w:rsidDel="00000000" w:rsidR="00000000" w:rsidRPr="00000000">
        <w:rPr>
          <w:rtl w:val="0"/>
        </w:rPr>
        <w:t xml:space="preserve">Paramètres (body)</w:t>
      </w:r>
    </w:p>
    <w:p w:rsidR="00000000" w:rsidDel="00000000" w:rsidP="00000000" w:rsidRDefault="00000000" w:rsidRPr="00000000" w14:paraId="000005EC">
      <w:pPr>
        <w:rPr>
          <w:color w:val="434343"/>
        </w:rPr>
      </w:pPr>
      <w:r w:rsidDel="00000000" w:rsidR="00000000" w:rsidRPr="00000000">
        <w:rPr>
          <w:rtl w:val="0"/>
        </w:rPr>
      </w:r>
    </w:p>
    <w:tbl>
      <w:tblPr>
        <w:tblStyle w:val="Table7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520"/>
        <w:gridCol w:w="3000"/>
        <w:tblGridChange w:id="0">
          <w:tblGrid>
            <w:gridCol w:w="3480"/>
            <w:gridCol w:w="2520"/>
            <w:gridCol w:w="300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ED">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EE">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5EF">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CreateLetterringCommands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jc w:val="left"/>
              <w:rPr>
                <w:color w:val="434343"/>
              </w:rPr>
            </w:pPr>
            <w:r w:rsidDel="00000000" w:rsidR="00000000" w:rsidRPr="00000000">
              <w:rPr>
                <w:color w:val="434343"/>
                <w:rtl w:val="0"/>
              </w:rPr>
              <w:t xml:space="preserve">Liste (jusqu’à 100) des lettrages à créer ayant pour champs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jc w:val="left"/>
              <w:rPr>
                <w:color w:val="434343"/>
              </w:rPr>
            </w:pPr>
            <w:r w:rsidDel="00000000" w:rsidR="00000000" w:rsidRPr="00000000">
              <w:rPr>
                <w:color w:val="434343"/>
                <w:rtl w:val="0"/>
              </w:rPr>
              <w:t xml:space="preserve">    </w:t>
            </w:r>
            <w:r w:rsidDel="00000000" w:rsidR="00000000" w:rsidRPr="00000000">
              <w:rPr>
                <w:color w:val="434343"/>
                <w:rtl w:val="0"/>
              </w:rPr>
              <w:t xml:space="preserve">EntryLineIds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jc w:val="left"/>
              <w:rPr>
                <w:color w:val="434343"/>
              </w:rPr>
            </w:pPr>
            <w:r w:rsidDel="00000000" w:rsidR="00000000" w:rsidRPr="00000000">
              <w:rPr>
                <w:color w:val="434343"/>
                <w:rtl w:val="0"/>
              </w:rPr>
              <w:t xml:space="preserve">liste d’id de lignes à lettrer</w:t>
            </w:r>
          </w:p>
        </w:tc>
      </w:tr>
    </w:tbl>
    <w:p w:rsidR="00000000" w:rsidDel="00000000" w:rsidP="00000000" w:rsidRDefault="00000000" w:rsidRPr="00000000" w14:paraId="000005F6">
      <w:pPr>
        <w:pStyle w:val="Heading4"/>
        <w:rPr/>
      </w:pPr>
      <w:bookmarkStart w:colFirst="0" w:colLast="0" w:name="_fzepsbuy9kx" w:id="203"/>
      <w:bookmarkEnd w:id="203"/>
      <w:r w:rsidDel="00000000" w:rsidR="00000000" w:rsidRPr="00000000">
        <w:rPr>
          <w:rtl w:val="0"/>
        </w:rPr>
        <w:t xml:space="preserve">Exemple</w:t>
      </w:r>
    </w:p>
    <w:p w:rsidR="00000000" w:rsidDel="00000000" w:rsidP="00000000" w:rsidRDefault="00000000" w:rsidRPr="00000000" w14:paraId="000005F7">
      <w:pPr>
        <w:rPr>
          <w:color w:val="555555"/>
          <w:sz w:val="18"/>
          <w:szCs w:val="18"/>
          <w:shd w:fill="41444e" w:val="clear"/>
        </w:rPr>
      </w:pPr>
      <w:r w:rsidDel="00000000" w:rsidR="00000000" w:rsidRPr="00000000">
        <w:rPr>
          <w:rtl w:val="0"/>
        </w:rPr>
      </w:r>
    </w:p>
    <w:tbl>
      <w:tblPr>
        <w:tblStyle w:val="Table72"/>
        <w:jc w:val="left"/>
        <w:tblLayout w:type="fixed"/>
        <w:tblLook w:val="0600"/>
      </w:tblPr>
      <w:tblGrid>
        <w:gridCol w:w="9029"/>
        <w:tblGridChange w:id="0">
          <w:tblGrid>
            <w:gridCol w:w="9029"/>
          </w:tblGrid>
        </w:tblGridChange>
      </w:tblGrid>
      <w:tr>
        <w:trPr>
          <w:cantSplit w:val="0"/>
          <w:trHeight w:val="108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5F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"CreateLetterringCommands": [</w:t>
            </w:r>
          </w:p>
          <w:p w:rsidR="00000000" w:rsidDel="00000000" w:rsidP="00000000" w:rsidRDefault="00000000" w:rsidRPr="00000000" w14:paraId="000005F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w:t>
            </w:r>
          </w:p>
          <w:p w:rsidR="00000000" w:rsidDel="00000000" w:rsidP="00000000" w:rsidRDefault="00000000" w:rsidRPr="00000000" w14:paraId="000005F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"EntryLineIds": [</w:t>
            </w:r>
          </w:p>
          <w:p w:rsidR="00000000" w:rsidDel="00000000" w:rsidP="00000000" w:rsidRDefault="00000000" w:rsidRPr="00000000" w14:paraId="000005F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0</w:t>
            </w:r>
          </w:p>
          <w:p w:rsidR="00000000" w:rsidDel="00000000" w:rsidP="00000000" w:rsidRDefault="00000000" w:rsidRPr="00000000" w14:paraId="000005F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w:t>
            </w:r>
          </w:p>
          <w:p w:rsidR="00000000" w:rsidDel="00000000" w:rsidP="00000000" w:rsidRDefault="00000000" w:rsidRPr="00000000" w14:paraId="000005F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w:t>
            </w:r>
          </w:p>
          <w:p w:rsidR="00000000" w:rsidDel="00000000" w:rsidP="00000000" w:rsidRDefault="00000000" w:rsidRPr="00000000" w14:paraId="000005F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w:t>
            </w:r>
          </w:p>
          <w:p w:rsidR="00000000" w:rsidDel="00000000" w:rsidP="00000000" w:rsidRDefault="00000000" w:rsidRPr="00000000" w14:paraId="0000060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601">
      <w:pPr>
        <w:pStyle w:val="Heading3"/>
        <w:rPr/>
      </w:pPr>
      <w:bookmarkStart w:colFirst="0" w:colLast="0" w:name="_lja6gvqmgjz0" w:id="204"/>
      <w:bookmarkEnd w:id="204"/>
      <w:r w:rsidDel="00000000" w:rsidR="00000000" w:rsidRPr="00000000">
        <w:rPr>
          <w:rtl w:val="0"/>
        </w:rPr>
      </w:r>
    </w:p>
    <w:p w:rsidR="00000000" w:rsidDel="00000000" w:rsidP="00000000" w:rsidRDefault="00000000" w:rsidRPr="00000000" w14:paraId="00000602">
      <w:pPr>
        <w:pStyle w:val="Heading4"/>
        <w:rPr/>
      </w:pPr>
      <w:bookmarkStart w:colFirst="0" w:colLast="0" w:name="_g13j8jol5fx7" w:id="205"/>
      <w:bookmarkEnd w:id="205"/>
      <w:r w:rsidDel="00000000" w:rsidR="00000000" w:rsidRPr="00000000">
        <w:rPr>
          <w:rtl w:val="0"/>
        </w:rPr>
        <w:t xml:space="preserve">Réponse</w:t>
      </w:r>
    </w:p>
    <w:p w:rsidR="00000000" w:rsidDel="00000000" w:rsidP="00000000" w:rsidRDefault="00000000" w:rsidRPr="00000000" w14:paraId="00000603">
      <w:pPr>
        <w:pStyle w:val="Subtitle"/>
        <w:rPr/>
      </w:pPr>
      <w:bookmarkStart w:colFirst="0" w:colLast="0" w:name="_6ifeouce1nbk" w:id="206"/>
      <w:bookmarkEnd w:id="206"/>
      <w:r w:rsidDel="00000000" w:rsidR="00000000" w:rsidRPr="00000000">
        <w:rPr>
          <w:rtl w:val="0"/>
        </w:rPr>
        <w:t xml:space="preserve">Content-type</w:t>
      </w:r>
    </w:p>
    <w:p w:rsidR="00000000" w:rsidDel="00000000" w:rsidP="00000000" w:rsidRDefault="00000000" w:rsidRPr="00000000" w14:paraId="00000604">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605">
      <w:pPr>
        <w:pStyle w:val="Subtitle"/>
        <w:rPr/>
      </w:pPr>
      <w:bookmarkStart w:colFirst="0" w:colLast="0" w:name="_6o7iydr1yi3o" w:id="207"/>
      <w:bookmarkEnd w:id="207"/>
      <w:r w:rsidDel="00000000" w:rsidR="00000000" w:rsidRPr="00000000">
        <w:rPr>
          <w:rtl w:val="0"/>
        </w:rPr>
        <w:t xml:space="preserve">Response Body</w:t>
      </w:r>
    </w:p>
    <w:p w:rsidR="00000000" w:rsidDel="00000000" w:rsidP="00000000" w:rsidRDefault="00000000" w:rsidRPr="00000000" w14:paraId="00000606">
      <w:pPr>
        <w:rPr>
          <w:color w:val="434343"/>
        </w:rPr>
      </w:pPr>
      <w:r w:rsidDel="00000000" w:rsidR="00000000" w:rsidRPr="00000000">
        <w:rPr>
          <w:rtl w:val="0"/>
        </w:rPr>
      </w:r>
    </w:p>
    <w:tbl>
      <w:tblPr>
        <w:tblStyle w:val="Table7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07">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08">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jc w:val="left"/>
              <w:rPr>
                <w:color w:val="434343"/>
              </w:rPr>
            </w:pPr>
            <w:r w:rsidDel="00000000" w:rsidR="00000000" w:rsidRPr="00000000">
              <w:rPr>
                <w:color w:val="434343"/>
                <w:rtl w:val="0"/>
              </w:rPr>
              <w:t xml:space="preserve">CreatedLetterings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jc w:val="left"/>
              <w:rPr>
                <w:color w:val="434343"/>
              </w:rPr>
            </w:pPr>
            <w:r w:rsidDel="00000000" w:rsidR="00000000" w:rsidRPr="00000000">
              <w:rPr>
                <w:color w:val="434343"/>
                <w:rtl w:val="0"/>
              </w:rPr>
              <w:t xml:space="preserve">Id du lettrage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jc w:val="left"/>
              <w:rPr>
                <w:color w:val="434343"/>
              </w:rPr>
            </w:pPr>
            <w:r w:rsidDel="00000000" w:rsidR="00000000" w:rsidRPr="00000000">
              <w:rPr>
                <w:color w:val="434343"/>
                <w:rtl w:val="0"/>
              </w:rPr>
              <w:t xml:space="preserve">EntryLineIds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jc w:val="left"/>
              <w:rPr>
                <w:color w:val="434343"/>
              </w:rPr>
            </w:pPr>
            <w:r w:rsidDel="00000000" w:rsidR="00000000" w:rsidRPr="00000000">
              <w:rPr>
                <w:color w:val="434343"/>
                <w:rtl w:val="0"/>
              </w:rPr>
              <w:t xml:space="preserve">liste d’id de lignes lettrées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jc w:val="left"/>
              <w:rPr>
                <w:color w:val="434343"/>
              </w:rPr>
            </w:pPr>
            <w:r w:rsidDel="00000000" w:rsidR="00000000" w:rsidRPr="00000000">
              <w:rPr>
                <w:rtl w:val="0"/>
              </w:rPr>
            </w:r>
          </w:p>
        </w:tc>
      </w:tr>
    </w:tbl>
    <w:p w:rsidR="00000000" w:rsidDel="00000000" w:rsidP="00000000" w:rsidRDefault="00000000" w:rsidRPr="00000000" w14:paraId="00000613">
      <w:pPr>
        <w:rPr>
          <w:color w:val="434343"/>
        </w:rPr>
      </w:pPr>
      <w:r w:rsidDel="00000000" w:rsidR="00000000" w:rsidRPr="00000000">
        <w:rPr>
          <w:rtl w:val="0"/>
        </w:rPr>
      </w:r>
    </w:p>
    <w:p w:rsidR="00000000" w:rsidDel="00000000" w:rsidP="00000000" w:rsidRDefault="00000000" w:rsidRPr="00000000" w14:paraId="00000614">
      <w:pPr>
        <w:pStyle w:val="Heading4"/>
        <w:rPr/>
      </w:pPr>
      <w:bookmarkStart w:colFirst="0" w:colLast="0" w:name="_jpge6fdm57au" w:id="208"/>
      <w:bookmarkEnd w:id="208"/>
      <w:r w:rsidDel="00000000" w:rsidR="00000000" w:rsidRPr="00000000">
        <w:rPr>
          <w:rtl w:val="0"/>
        </w:rPr>
        <w:t xml:space="preserve">Exemple</w:t>
      </w:r>
    </w:p>
    <w:p w:rsidR="00000000" w:rsidDel="00000000" w:rsidP="00000000" w:rsidRDefault="00000000" w:rsidRPr="00000000" w14:paraId="00000615">
      <w:pPr>
        <w:rPr/>
      </w:pPr>
      <w:r w:rsidDel="00000000" w:rsidR="00000000" w:rsidRPr="00000000">
        <w:rPr>
          <w:rtl w:val="0"/>
        </w:rPr>
      </w:r>
    </w:p>
    <w:tbl>
      <w:tblPr>
        <w:tblStyle w:val="Table74"/>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61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"CreatedLetterings": [</w:t>
            </w:r>
          </w:p>
          <w:p w:rsidR="00000000" w:rsidDel="00000000" w:rsidP="00000000" w:rsidRDefault="00000000" w:rsidRPr="00000000" w14:paraId="0000061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61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"Id": 0,</w:t>
            </w:r>
          </w:p>
          <w:p w:rsidR="00000000" w:rsidDel="00000000" w:rsidP="00000000" w:rsidRDefault="00000000" w:rsidRPr="00000000" w14:paraId="0000061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"EntryLineIds": [</w:t>
            </w:r>
          </w:p>
          <w:p w:rsidR="00000000" w:rsidDel="00000000" w:rsidP="00000000" w:rsidRDefault="00000000" w:rsidRPr="00000000" w14:paraId="0000061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0</w:t>
            </w:r>
          </w:p>
          <w:p w:rsidR="00000000" w:rsidDel="00000000" w:rsidP="00000000" w:rsidRDefault="00000000" w:rsidRPr="00000000" w14:paraId="0000061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61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61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61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62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tl w:val="0"/>
              </w:rPr>
            </w:r>
          </w:p>
        </w:tc>
      </w:tr>
    </w:tbl>
    <w:p w:rsidR="00000000" w:rsidDel="00000000" w:rsidP="00000000" w:rsidRDefault="00000000" w:rsidRPr="00000000" w14:paraId="00000621">
      <w:pPr>
        <w:rPr>
          <w:rFonts w:ascii="Arial" w:cs="Arial" w:eastAsia="Arial" w:hAnsi="Arial"/>
          <w:color w:val="000000"/>
        </w:rPr>
      </w:pPr>
      <w:r w:rsidDel="00000000" w:rsidR="00000000" w:rsidRPr="00000000">
        <w:rPr>
          <w:rtl w:val="0"/>
        </w:rPr>
      </w:r>
    </w:p>
    <w:p w:rsidR="00000000" w:rsidDel="00000000" w:rsidP="00000000" w:rsidRDefault="00000000" w:rsidRPr="00000000" w14:paraId="00000622">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623">
      <w:pPr>
        <w:pStyle w:val="Heading3"/>
        <w:rPr/>
      </w:pPr>
      <w:bookmarkStart w:colFirst="0" w:colLast="0" w:name="_7bni4tux7q4u" w:id="209"/>
      <w:bookmarkEnd w:id="209"/>
      <w:r w:rsidDel="00000000" w:rsidR="00000000" w:rsidRPr="00000000">
        <w:rPr>
          <w:rtl w:val="0"/>
        </w:rPr>
        <w:t xml:space="preserve">Suppression de lettrage en masse</w:t>
      </w:r>
    </w:p>
    <w:p w:rsidR="00000000" w:rsidDel="00000000" w:rsidP="00000000" w:rsidRDefault="00000000" w:rsidRPr="00000000" w14:paraId="00000624">
      <w:pPr>
        <w:pBdr>
          <w:top w:color="ffffff" w:space="6" w:sz="8" w:val="single"/>
          <w:left w:color="ffffff" w:space="6" w:sz="8" w:val="single"/>
          <w:bottom w:color="ffffff" w:space="6" w:sz="8" w:val="single"/>
          <w:right w:color="ffffff" w:space="6" w:sz="8" w:val="single"/>
        </w:pBdr>
        <w:shd w:fill="eeedfc" w:val="clear"/>
        <w:rPr>
          <w:rFonts w:ascii="Arial" w:cs="Arial" w:eastAsia="Arial" w:hAnsi="Arial"/>
          <w:color w:val="000000"/>
        </w:rPr>
      </w:pPr>
      <w:r w:rsidDel="00000000" w:rsidR="00000000" w:rsidRPr="00000000">
        <w:rPr>
          <w:color w:val="4744e3"/>
          <w:rtl w:val="0"/>
        </w:rPr>
        <w:t xml:space="preserve">Cet endpoint permet de supprimer en masse le lettrage. Sa limite est de 100 ids de lettrage par appel.</w:t>
      </w:r>
      <w:r w:rsidDel="00000000" w:rsidR="00000000" w:rsidRPr="00000000">
        <w:rPr>
          <w:rtl w:val="0"/>
        </w:rPr>
      </w:r>
    </w:p>
    <w:p w:rsidR="00000000" w:rsidDel="00000000" w:rsidP="00000000" w:rsidRDefault="00000000" w:rsidRPr="00000000" w14:paraId="00000625">
      <w:pPr>
        <w:pStyle w:val="Heading4"/>
        <w:rPr/>
      </w:pPr>
      <w:bookmarkStart w:colFirst="0" w:colLast="0" w:name="_x7ijdmcfp85x" w:id="210"/>
      <w:bookmarkEnd w:id="210"/>
      <w:r w:rsidDel="00000000" w:rsidR="00000000" w:rsidRPr="00000000">
        <w:rPr>
          <w:rtl w:val="0"/>
        </w:rPr>
        <w:t xml:space="preserve">Request</w:t>
      </w:r>
    </w:p>
    <w:p w:rsidR="00000000" w:rsidDel="00000000" w:rsidP="00000000" w:rsidRDefault="00000000" w:rsidRPr="00000000" w14:paraId="00000626">
      <w:pPr>
        <w:pStyle w:val="Subtitle"/>
        <w:rPr/>
      </w:pPr>
      <w:bookmarkStart w:colFirst="0" w:colLast="0" w:name="_uljxax8xz1" w:id="211"/>
      <w:bookmarkEnd w:id="211"/>
      <w:r w:rsidDel="00000000" w:rsidR="00000000" w:rsidRPr="00000000">
        <w:rPr>
          <w:rtl w:val="0"/>
        </w:rPr>
        <w:t xml:space="preserve">URL</w:t>
      </w:r>
    </w:p>
    <w:p w:rsidR="00000000" w:rsidDel="00000000" w:rsidP="00000000" w:rsidRDefault="00000000" w:rsidRPr="00000000" w14:paraId="00000627">
      <w:pPr>
        <w:rPr>
          <w:color w:val="4744e3"/>
          <w:u w:val="single"/>
        </w:rPr>
      </w:pPr>
      <w:hyperlink r:id="rId39">
        <w:r w:rsidDel="00000000" w:rsidR="00000000" w:rsidRPr="00000000">
          <w:rPr>
            <w:color w:val="1155cc"/>
            <w:u w:val="single"/>
            <w:rtl w:val="0"/>
          </w:rPr>
          <w:t xml:space="preserve">{{URLBase}}</w:t>
        </w:r>
      </w:hyperlink>
      <w:hyperlink r:id="rId40">
        <w:r w:rsidDel="00000000" w:rsidR="00000000" w:rsidRPr="00000000">
          <w:rPr>
            <w:color w:val="1155cc"/>
            <w:sz w:val="24"/>
            <w:szCs w:val="24"/>
            <w:u w:val="single"/>
            <w:rtl w:val="0"/>
          </w:rPr>
          <w:t xml:space="preserve">/v1/dossiers/{dossierId}/letterings</w:t>
        </w:r>
      </w:hyperlink>
      <w:r w:rsidDel="00000000" w:rsidR="00000000" w:rsidRPr="00000000">
        <w:rPr>
          <w:rtl w:val="0"/>
        </w:rPr>
      </w:r>
    </w:p>
    <w:p w:rsidR="00000000" w:rsidDel="00000000" w:rsidP="00000000" w:rsidRDefault="00000000" w:rsidRPr="00000000" w14:paraId="00000628">
      <w:pPr>
        <w:pStyle w:val="Subtitle"/>
        <w:rPr/>
      </w:pPr>
      <w:bookmarkStart w:colFirst="0" w:colLast="0" w:name="_8tgclpiwcwpg" w:id="212"/>
      <w:bookmarkEnd w:id="212"/>
      <w:r w:rsidDel="00000000" w:rsidR="00000000" w:rsidRPr="00000000">
        <w:rPr>
          <w:rtl w:val="0"/>
        </w:rPr>
        <w:t xml:space="preserve">Method</w:t>
      </w:r>
    </w:p>
    <w:p w:rsidR="00000000" w:rsidDel="00000000" w:rsidP="00000000" w:rsidRDefault="00000000" w:rsidRPr="00000000" w14:paraId="00000629">
      <w:pPr>
        <w:rPr/>
      </w:pPr>
      <w:r w:rsidDel="00000000" w:rsidR="00000000" w:rsidRPr="00000000">
        <w:rPr>
          <w:rtl w:val="0"/>
        </w:rPr>
        <w:t xml:space="preserve">DELETE</w:t>
      </w:r>
    </w:p>
    <w:p w:rsidR="00000000" w:rsidDel="00000000" w:rsidP="00000000" w:rsidRDefault="00000000" w:rsidRPr="00000000" w14:paraId="0000062A">
      <w:pPr>
        <w:pStyle w:val="Subtitle"/>
        <w:rPr/>
      </w:pPr>
      <w:bookmarkStart w:colFirst="0" w:colLast="0" w:name="_ec3wo2xh5a2l" w:id="213"/>
      <w:bookmarkEnd w:id="213"/>
      <w:r w:rsidDel="00000000" w:rsidR="00000000" w:rsidRPr="00000000">
        <w:rPr>
          <w:rtl w:val="0"/>
        </w:rPr>
        <w:t xml:space="preserve">Paramètres (path)</w:t>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2B">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2C">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62F">
      <w:pPr>
        <w:pStyle w:val="Subtitle"/>
        <w:rPr/>
      </w:pPr>
      <w:bookmarkStart w:colFirst="0" w:colLast="0" w:name="_fngm50q3myow" w:id="214"/>
      <w:bookmarkEnd w:id="214"/>
      <w:r w:rsidDel="00000000" w:rsidR="00000000" w:rsidRPr="00000000">
        <w:rPr>
          <w:rtl w:val="0"/>
        </w:rPr>
        <w:t xml:space="preserve">Paramètres (body)</w:t>
      </w:r>
    </w:p>
    <w:p w:rsidR="00000000" w:rsidDel="00000000" w:rsidP="00000000" w:rsidRDefault="00000000" w:rsidRPr="00000000" w14:paraId="00000630">
      <w:pPr>
        <w:rPr>
          <w:color w:val="434343"/>
        </w:rPr>
      </w:pPr>
      <w:r w:rsidDel="00000000" w:rsidR="00000000" w:rsidRPr="00000000">
        <w:rPr>
          <w:rtl w:val="0"/>
        </w:rPr>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31">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32">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3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jc w:val="left"/>
              <w:rPr>
                <w:color w:val="434343"/>
              </w:rPr>
            </w:pPr>
            <w:r w:rsidDel="00000000" w:rsidR="00000000" w:rsidRPr="00000000">
              <w:rPr>
                <w:color w:val="434343"/>
                <w:rtl w:val="0"/>
              </w:rPr>
              <w:t xml:space="preserve">LetteringIds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jc w:val="left"/>
              <w:rPr>
                <w:color w:val="434343"/>
              </w:rPr>
            </w:pPr>
            <w:r w:rsidDel="00000000" w:rsidR="00000000" w:rsidRPr="00000000">
              <w:rPr>
                <w:color w:val="434343"/>
                <w:rtl w:val="0"/>
              </w:rPr>
              <w:t xml:space="preserve">liste d’id de lettrage à supprimer</w:t>
            </w:r>
          </w:p>
        </w:tc>
      </w:tr>
    </w:tbl>
    <w:p w:rsidR="00000000" w:rsidDel="00000000" w:rsidP="00000000" w:rsidRDefault="00000000" w:rsidRPr="00000000" w14:paraId="00000637">
      <w:pPr>
        <w:pStyle w:val="Heading4"/>
        <w:rPr/>
      </w:pPr>
      <w:bookmarkStart w:colFirst="0" w:colLast="0" w:name="_dhr0wvl7fhwo" w:id="215"/>
      <w:bookmarkEnd w:id="215"/>
      <w:r w:rsidDel="00000000" w:rsidR="00000000" w:rsidRPr="00000000">
        <w:rPr>
          <w:rtl w:val="0"/>
        </w:rPr>
        <w:t xml:space="preserve">Exemple</w:t>
      </w:r>
    </w:p>
    <w:p w:rsidR="00000000" w:rsidDel="00000000" w:rsidP="00000000" w:rsidRDefault="00000000" w:rsidRPr="00000000" w14:paraId="00000638">
      <w:pPr>
        <w:rPr>
          <w:color w:val="555555"/>
          <w:sz w:val="18"/>
          <w:szCs w:val="18"/>
          <w:shd w:fill="41444e" w:val="clear"/>
        </w:rPr>
      </w:pPr>
      <w:r w:rsidDel="00000000" w:rsidR="00000000" w:rsidRPr="00000000">
        <w:rPr>
          <w:rtl w:val="0"/>
        </w:rPr>
      </w:r>
    </w:p>
    <w:tbl>
      <w:tblPr>
        <w:tblStyle w:val="Table77"/>
        <w:jc w:val="left"/>
        <w:tblLayout w:type="fixed"/>
        <w:tblLook w:val="0600"/>
      </w:tblPr>
      <w:tblGrid>
        <w:gridCol w:w="9029"/>
        <w:tblGridChange w:id="0">
          <w:tblGrid>
            <w:gridCol w:w="9029"/>
          </w:tblGrid>
        </w:tblGridChange>
      </w:tblGrid>
      <w:tr>
        <w:trPr>
          <w:cantSplit w:val="0"/>
          <w:trHeight w:val="108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76" w:lineRule="auto"/>
              <w:jc w:val="left"/>
              <w:rPr>
                <w:color w:val="555555"/>
                <w:sz w:val="18"/>
                <w:szCs w:val="18"/>
                <w:shd w:fill="41444e" w:val="clear"/>
              </w:rPr>
            </w:pPr>
            <w:r w:rsidDel="00000000" w:rsidR="00000000" w:rsidRPr="00000000">
              <w:rPr>
                <w:color w:val="ffffff"/>
                <w:sz w:val="18"/>
                <w:szCs w:val="18"/>
                <w:shd w:fill="41444e" w:val="clear"/>
                <w:rtl w:val="0"/>
              </w:rPr>
              <w:t xml:space="preserve">{</w:t>
            </w:r>
            <w:r w:rsidDel="00000000" w:rsidR="00000000" w:rsidRPr="00000000">
              <w:rPr>
                <w:rtl w:val="0"/>
              </w:rPr>
            </w:r>
          </w:p>
          <w:p w:rsidR="00000000" w:rsidDel="00000000" w:rsidP="00000000" w:rsidRDefault="00000000" w:rsidRPr="00000000" w14:paraId="0000063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"LetteringIds": [</w:t>
            </w:r>
          </w:p>
          <w:p w:rsidR="00000000" w:rsidDel="00000000" w:rsidP="00000000" w:rsidRDefault="00000000" w:rsidRPr="00000000" w14:paraId="0000063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0, 2, 3</w:t>
            </w:r>
          </w:p>
          <w:p w:rsidR="00000000" w:rsidDel="00000000" w:rsidP="00000000" w:rsidRDefault="00000000" w:rsidRPr="00000000" w14:paraId="0000063C">
            <w:pPr>
              <w:widowControl w:val="0"/>
              <w:spacing w:line="276" w:lineRule="auto"/>
              <w:jc w:val="left"/>
              <w:rPr>
                <w:color w:val="555555"/>
                <w:sz w:val="18"/>
                <w:szCs w:val="18"/>
                <w:shd w:fill="41444e" w:val="clear"/>
              </w:rPr>
            </w:pPr>
            <w:r w:rsidDel="00000000" w:rsidR="00000000" w:rsidRPr="00000000">
              <w:rPr>
                <w:color w:val="555555"/>
                <w:sz w:val="18"/>
                <w:szCs w:val="18"/>
                <w:shd w:fill="41444e" w:val="clear"/>
                <w:rtl w:val="0"/>
              </w:rPr>
              <w:t xml:space="preserve">  </w:t>
            </w:r>
            <w:r w:rsidDel="00000000" w:rsidR="00000000" w:rsidRPr="00000000">
              <w:rPr>
                <w:color w:val="ffffff"/>
                <w:sz w:val="18"/>
                <w:szCs w:val="18"/>
                <w:shd w:fill="41444e" w:val="clear"/>
                <w:rtl w:val="0"/>
              </w:rPr>
              <w:t xml:space="preserve">]</w:t>
            </w:r>
            <w:r w:rsidDel="00000000" w:rsidR="00000000" w:rsidRPr="00000000">
              <w:rPr>
                <w:rtl w:val="0"/>
              </w:rPr>
            </w:r>
          </w:p>
          <w:p w:rsidR="00000000" w:rsidDel="00000000" w:rsidP="00000000" w:rsidRDefault="00000000" w:rsidRPr="00000000" w14:paraId="0000063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63E">
            <w:pPr>
              <w:widowControl w:val="0"/>
              <w:spacing w:line="276" w:lineRule="auto"/>
              <w:jc w:val="left"/>
              <w:rPr>
                <w:color w:val="ffffff"/>
                <w:sz w:val="18"/>
                <w:szCs w:val="18"/>
                <w:shd w:fill="41444e" w:val="clear"/>
              </w:rPr>
            </w:pPr>
            <w:r w:rsidDel="00000000" w:rsidR="00000000" w:rsidRPr="00000000">
              <w:rPr>
                <w:rtl w:val="0"/>
              </w:rPr>
            </w:r>
          </w:p>
        </w:tc>
      </w:tr>
    </w:tbl>
    <w:p w:rsidR="00000000" w:rsidDel="00000000" w:rsidP="00000000" w:rsidRDefault="00000000" w:rsidRPr="00000000" w14:paraId="0000063F">
      <w:pPr>
        <w:pStyle w:val="Heading3"/>
        <w:rPr/>
      </w:pPr>
      <w:bookmarkStart w:colFirst="0" w:colLast="0" w:name="_cnzr68c297zs" w:id="216"/>
      <w:bookmarkEnd w:id="216"/>
      <w:r w:rsidDel="00000000" w:rsidR="00000000" w:rsidRPr="00000000">
        <w:rPr>
          <w:rtl w:val="0"/>
        </w:rPr>
      </w:r>
    </w:p>
    <w:p w:rsidR="00000000" w:rsidDel="00000000" w:rsidP="00000000" w:rsidRDefault="00000000" w:rsidRPr="00000000" w14:paraId="00000640">
      <w:pPr>
        <w:pStyle w:val="Heading4"/>
        <w:rPr/>
      </w:pPr>
      <w:bookmarkStart w:colFirst="0" w:colLast="0" w:name="_s3rwadn7tsm2" w:id="217"/>
      <w:bookmarkEnd w:id="217"/>
      <w:r w:rsidDel="00000000" w:rsidR="00000000" w:rsidRPr="00000000">
        <w:rPr>
          <w:rtl w:val="0"/>
        </w:rPr>
        <w:t xml:space="preserve">Réponse</w:t>
      </w:r>
    </w:p>
    <w:p w:rsidR="00000000" w:rsidDel="00000000" w:rsidP="00000000" w:rsidRDefault="00000000" w:rsidRPr="00000000" w14:paraId="00000641">
      <w:pPr>
        <w:pStyle w:val="Subtitle"/>
        <w:rPr/>
      </w:pPr>
      <w:bookmarkStart w:colFirst="0" w:colLast="0" w:name="_76lwh8fazzrt" w:id="218"/>
      <w:bookmarkEnd w:id="218"/>
      <w:r w:rsidDel="00000000" w:rsidR="00000000" w:rsidRPr="00000000">
        <w:rPr>
          <w:rtl w:val="0"/>
        </w:rPr>
        <w:t xml:space="preserve">Content-type</w:t>
      </w:r>
    </w:p>
    <w:p w:rsidR="00000000" w:rsidDel="00000000" w:rsidP="00000000" w:rsidRDefault="00000000" w:rsidRPr="00000000" w14:paraId="00000642">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643">
      <w:pPr>
        <w:pStyle w:val="Subtitle"/>
        <w:rPr/>
      </w:pPr>
      <w:bookmarkStart w:colFirst="0" w:colLast="0" w:name="_ia1bn08ogc7s" w:id="219"/>
      <w:bookmarkEnd w:id="219"/>
      <w:r w:rsidDel="00000000" w:rsidR="00000000" w:rsidRPr="00000000">
        <w:rPr>
          <w:rtl w:val="0"/>
        </w:rPr>
        <w:t xml:space="preserve">Response Body</w:t>
      </w:r>
    </w:p>
    <w:p w:rsidR="00000000" w:rsidDel="00000000" w:rsidP="00000000" w:rsidRDefault="00000000" w:rsidRPr="00000000" w14:paraId="00000644">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204 - NoContent</w:t>
      </w:r>
    </w:p>
    <w:p w:rsidR="00000000" w:rsidDel="00000000" w:rsidP="00000000" w:rsidRDefault="00000000" w:rsidRPr="00000000" w14:paraId="00000645">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Style w:val="Heading2"/>
        <w:rPr/>
      </w:pPr>
      <w:bookmarkStart w:colFirst="0" w:colLast="0" w:name="_xucd2wx80e70" w:id="220"/>
      <w:bookmarkEnd w:id="220"/>
      <w:r w:rsidDel="00000000" w:rsidR="00000000" w:rsidRPr="00000000">
        <w:rPr>
          <w:rtl w:val="0"/>
        </w:rPr>
        <w:t xml:space="preserve">A-Nouveaux</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3"/>
        <w:rPr/>
      </w:pPr>
      <w:bookmarkStart w:colFirst="0" w:colLast="0" w:name="_14ob0r6lfl52" w:id="221"/>
      <w:bookmarkEnd w:id="221"/>
      <w:r w:rsidDel="00000000" w:rsidR="00000000" w:rsidRPr="00000000">
        <w:rPr>
          <w:rtl w:val="0"/>
        </w:rPr>
        <w:t xml:space="preserve">Lecture A-Nouveaux virtuel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Cet endpoint permet de récupérer les a-nouveaux virtuel d’un exercice comptable</w:t>
      </w:r>
    </w:p>
    <w:p w:rsidR="00000000" w:rsidDel="00000000" w:rsidP="00000000" w:rsidRDefault="00000000" w:rsidRPr="00000000" w14:paraId="0000064E">
      <w:pPr>
        <w:pStyle w:val="Heading4"/>
        <w:rPr/>
      </w:pPr>
      <w:bookmarkStart w:colFirst="0" w:colLast="0" w:name="_kvwtbip7h6v6" w:id="222"/>
      <w:bookmarkEnd w:id="222"/>
      <w:r w:rsidDel="00000000" w:rsidR="00000000" w:rsidRPr="00000000">
        <w:rPr>
          <w:rtl w:val="0"/>
        </w:rPr>
        <w:t xml:space="preserve">Request</w:t>
      </w:r>
    </w:p>
    <w:p w:rsidR="00000000" w:rsidDel="00000000" w:rsidP="00000000" w:rsidRDefault="00000000" w:rsidRPr="00000000" w14:paraId="0000064F">
      <w:pPr>
        <w:pStyle w:val="Subtitle"/>
        <w:rPr/>
      </w:pPr>
      <w:bookmarkStart w:colFirst="0" w:colLast="0" w:name="_fzmbfn81grp8" w:id="223"/>
      <w:bookmarkEnd w:id="223"/>
      <w:r w:rsidDel="00000000" w:rsidR="00000000" w:rsidRPr="00000000">
        <w:rPr>
          <w:rtl w:val="0"/>
        </w:rPr>
        <w:t xml:space="preserve">URL</w:t>
      </w:r>
    </w:p>
    <w:p w:rsidR="00000000" w:rsidDel="00000000" w:rsidP="00000000" w:rsidRDefault="00000000" w:rsidRPr="00000000" w14:paraId="00000650">
      <w:pPr>
        <w:rPr>
          <w:color w:val="4744e3"/>
          <w:u w:val="single"/>
        </w:rPr>
      </w:pPr>
      <w:hyperlink r:id="rId41">
        <w:r w:rsidDel="00000000" w:rsidR="00000000" w:rsidRPr="00000000">
          <w:rPr>
            <w:color w:val="1155cc"/>
            <w:u w:val="single"/>
            <w:rtl w:val="0"/>
          </w:rPr>
          <w:t xml:space="preserve">{{URLBase}}</w:t>
        </w:r>
      </w:hyperlink>
      <w:hyperlink r:id="rId42">
        <w:r w:rsidDel="00000000" w:rsidR="00000000" w:rsidRPr="00000000">
          <w:rPr>
            <w:color w:val="1155cc"/>
            <w:sz w:val="24"/>
            <w:szCs w:val="24"/>
            <w:u w:val="single"/>
            <w:rtl w:val="0"/>
          </w:rPr>
          <w:t xml:space="preserve">/v1/dossier/{dossierId}/anouveaux/virtual</w:t>
        </w:r>
      </w:hyperlink>
      <w:r w:rsidDel="00000000" w:rsidR="00000000" w:rsidRPr="00000000">
        <w:rPr>
          <w:rtl w:val="0"/>
        </w:rPr>
      </w:r>
    </w:p>
    <w:p w:rsidR="00000000" w:rsidDel="00000000" w:rsidP="00000000" w:rsidRDefault="00000000" w:rsidRPr="00000000" w14:paraId="00000651">
      <w:pPr>
        <w:rPr>
          <w:color w:val="4744e3"/>
          <w:u w:val="single"/>
        </w:rPr>
      </w:pPr>
      <w:r w:rsidDel="00000000" w:rsidR="00000000" w:rsidRPr="00000000">
        <w:rPr>
          <w:rtl w:val="0"/>
        </w:rPr>
      </w:r>
    </w:p>
    <w:p w:rsidR="00000000" w:rsidDel="00000000" w:rsidP="00000000" w:rsidRDefault="00000000" w:rsidRPr="00000000" w14:paraId="00000652">
      <w:pPr>
        <w:pStyle w:val="Subtitle"/>
        <w:rPr/>
      </w:pPr>
      <w:bookmarkStart w:colFirst="0" w:colLast="0" w:name="_veilx37j0gyr" w:id="224"/>
      <w:bookmarkEnd w:id="224"/>
      <w:r w:rsidDel="00000000" w:rsidR="00000000" w:rsidRPr="00000000">
        <w:rPr>
          <w:rtl w:val="0"/>
        </w:rPr>
        <w:t xml:space="preserve">Method</w:t>
      </w:r>
    </w:p>
    <w:p w:rsidR="00000000" w:rsidDel="00000000" w:rsidP="00000000" w:rsidRDefault="00000000" w:rsidRPr="00000000" w14:paraId="00000653">
      <w:pPr>
        <w:rPr/>
      </w:pPr>
      <w:r w:rsidDel="00000000" w:rsidR="00000000" w:rsidRPr="00000000">
        <w:rPr>
          <w:rtl w:val="0"/>
        </w:rPr>
        <w:t xml:space="preserve">POST</w:t>
      </w:r>
    </w:p>
    <w:p w:rsidR="00000000" w:rsidDel="00000000" w:rsidP="00000000" w:rsidRDefault="00000000" w:rsidRPr="00000000" w14:paraId="00000654">
      <w:pPr>
        <w:pStyle w:val="Subtitle"/>
        <w:rPr/>
      </w:pPr>
      <w:bookmarkStart w:colFirst="0" w:colLast="0" w:name="_m7evjqwzhfi" w:id="225"/>
      <w:bookmarkEnd w:id="225"/>
      <w:r w:rsidDel="00000000" w:rsidR="00000000" w:rsidRPr="00000000">
        <w:rPr>
          <w:rtl w:val="0"/>
        </w:rPr>
        <w:t xml:space="preserve">Paramètres path</w:t>
      </w:r>
    </w:p>
    <w:p w:rsidR="00000000" w:rsidDel="00000000" w:rsidP="00000000" w:rsidRDefault="00000000" w:rsidRPr="00000000" w14:paraId="00000655">
      <w:pPr>
        <w:rPr>
          <w:color w:val="434343"/>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5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57">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58">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jc w:val="left"/>
              <w:rPr>
                <w:color w:val="434343"/>
              </w:rPr>
            </w:pPr>
            <w:r w:rsidDel="00000000" w:rsidR="00000000" w:rsidRPr="00000000">
              <w:rPr>
                <w:color w:val="434343"/>
                <w:rtl w:val="0"/>
              </w:rPr>
              <w:t xml:space="preserve">dossierId</w:t>
            </w: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jc w:val="left"/>
              <w:rPr>
                <w:color w:val="434343"/>
              </w:rPr>
            </w:pPr>
            <w:r w:rsidDel="00000000" w:rsidR="00000000" w:rsidRPr="00000000">
              <w:rPr>
                <w:color w:val="434343"/>
                <w:rtl w:val="0"/>
              </w:rPr>
              <w:t xml:space="preserve">beginDate *</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65D">
            <w:pPr>
              <w:widowControl w:val="0"/>
              <w:spacing w:line="288" w:lineRule="auto"/>
              <w:jc w:val="left"/>
              <w:rPr>
                <w:color w:val="434343"/>
              </w:rPr>
            </w:pPr>
            <w:r w:rsidDel="00000000" w:rsidR="00000000" w:rsidRPr="00000000">
              <w:rPr>
                <w:color w:val="434343"/>
                <w:rtl w:val="0"/>
              </w:rPr>
              <w:t xml:space="preserve">Date et heure (YYYY-MM-DDTHH:MM:SS-00:00)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jc w:val="left"/>
              <w:rPr>
                <w:color w:val="434343"/>
              </w:rPr>
            </w:pPr>
            <w:r w:rsidDel="00000000" w:rsidR="00000000" w:rsidRPr="00000000">
              <w:rPr>
                <w:color w:val="434343"/>
                <w:rtl w:val="0"/>
              </w:rPr>
              <w:t xml:space="preserve">Date de début de l’exercice comtpable</w:t>
            </w:r>
          </w:p>
        </w:tc>
      </w:tr>
    </w:tbl>
    <w:p w:rsidR="00000000" w:rsidDel="00000000" w:rsidP="00000000" w:rsidRDefault="00000000" w:rsidRPr="00000000" w14:paraId="0000065F">
      <w:pPr>
        <w:rPr>
          <w:color w:val="434343"/>
        </w:rPr>
      </w:pPr>
      <w:r w:rsidDel="00000000" w:rsidR="00000000" w:rsidRPr="00000000">
        <w:rPr>
          <w:rtl w:val="0"/>
        </w:rPr>
      </w:r>
    </w:p>
    <w:p w:rsidR="00000000" w:rsidDel="00000000" w:rsidP="00000000" w:rsidRDefault="00000000" w:rsidRPr="00000000" w14:paraId="00000660">
      <w:pPr>
        <w:pStyle w:val="Heading4"/>
        <w:rPr/>
      </w:pPr>
      <w:bookmarkStart w:colFirst="0" w:colLast="0" w:name="_zhokiucouzqg" w:id="226"/>
      <w:bookmarkEnd w:id="226"/>
      <w:r w:rsidDel="00000000" w:rsidR="00000000" w:rsidRPr="00000000">
        <w:rPr>
          <w:rtl w:val="0"/>
        </w:rPr>
        <w:t xml:space="preserve">Réponse</w:t>
      </w:r>
    </w:p>
    <w:p w:rsidR="00000000" w:rsidDel="00000000" w:rsidP="00000000" w:rsidRDefault="00000000" w:rsidRPr="00000000" w14:paraId="00000661">
      <w:pPr>
        <w:pStyle w:val="Subtitle"/>
        <w:rPr/>
      </w:pPr>
      <w:bookmarkStart w:colFirst="0" w:colLast="0" w:name="_au6985eoud82" w:id="227"/>
      <w:bookmarkEnd w:id="227"/>
      <w:r w:rsidDel="00000000" w:rsidR="00000000" w:rsidRPr="00000000">
        <w:rPr>
          <w:rtl w:val="0"/>
        </w:rPr>
        <w:t xml:space="preserve">Content-type</w:t>
      </w:r>
    </w:p>
    <w:p w:rsidR="00000000" w:rsidDel="00000000" w:rsidP="00000000" w:rsidRDefault="00000000" w:rsidRPr="00000000" w14:paraId="00000662">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663">
      <w:pPr>
        <w:pStyle w:val="Subtitle"/>
        <w:rPr/>
      </w:pPr>
      <w:bookmarkStart w:colFirst="0" w:colLast="0" w:name="_sip4xhk3auka" w:id="228"/>
      <w:bookmarkEnd w:id="228"/>
      <w:r w:rsidDel="00000000" w:rsidR="00000000" w:rsidRPr="00000000">
        <w:rPr>
          <w:rtl w:val="0"/>
        </w:rPr>
        <w:t xml:space="preserve">Response Body</w:t>
      </w:r>
    </w:p>
    <w:p w:rsidR="00000000" w:rsidDel="00000000" w:rsidP="00000000" w:rsidRDefault="00000000" w:rsidRPr="00000000" w14:paraId="00000664">
      <w:pPr>
        <w:rPr>
          <w:color w:val="434343"/>
        </w:rPr>
      </w:pPr>
      <w:r w:rsidDel="00000000" w:rsidR="00000000" w:rsidRPr="00000000">
        <w:rPr>
          <w:rtl w:val="0"/>
        </w:rPr>
      </w:r>
    </w:p>
    <w:tbl>
      <w:tblPr>
        <w:tblStyle w:val="Table7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65">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666">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jc w:val="left"/>
              <w:rPr>
                <w:color w:val="434343"/>
              </w:rPr>
            </w:pPr>
            <w:r w:rsidDel="00000000" w:rsidR="00000000" w:rsidRPr="00000000">
              <w:rPr>
                <w:color w:val="434343"/>
                <w:rtl w:val="0"/>
              </w:rPr>
              <w:t xml:space="preserve">Id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jc w:val="left"/>
              <w:rPr>
                <w:color w:val="434343"/>
              </w:rPr>
            </w:pPr>
            <w:r w:rsidDel="00000000" w:rsidR="00000000" w:rsidRPr="00000000">
              <w:rPr>
                <w:color w:val="434343"/>
                <w:rtl w:val="0"/>
              </w:rPr>
              <w:t xml:space="preserve">Id de l’entreprise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jc w:val="left"/>
              <w:rPr>
                <w:color w:val="434343"/>
              </w:rPr>
            </w:pPr>
            <w:r w:rsidDel="00000000" w:rsidR="00000000" w:rsidRPr="00000000">
              <w:rPr>
                <w:color w:val="434343"/>
                <w:rtl w:val="0"/>
              </w:rPr>
              <w:t xml:space="preserve">JournalId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jc w:val="left"/>
              <w:rPr>
                <w:color w:val="434343"/>
              </w:rPr>
            </w:pPr>
            <w:r w:rsidDel="00000000" w:rsidR="00000000" w:rsidRPr="00000000">
              <w:rPr>
                <w:color w:val="434343"/>
                <w:rtl w:val="0"/>
              </w:rPr>
              <w:t xml:space="preserve">Id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jc w:val="left"/>
              <w:rPr>
                <w:color w:val="434343"/>
              </w:rPr>
            </w:pPr>
            <w:r w:rsidDel="00000000" w:rsidR="00000000" w:rsidRPr="00000000">
              <w:rPr>
                <w:color w:val="434343"/>
                <w:rtl w:val="0"/>
              </w:rPr>
              <w:t xml:space="preserve">JounrlaName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jc w:val="left"/>
              <w:rPr>
                <w:color w:val="434343"/>
              </w:rPr>
            </w:pPr>
            <w:r w:rsidDel="00000000" w:rsidR="00000000" w:rsidRPr="00000000">
              <w:rPr>
                <w:color w:val="434343"/>
                <w:rtl w:val="0"/>
              </w:rPr>
              <w:t xml:space="preserve">Nom du journal</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jc w:val="left"/>
              <w:rPr>
                <w:color w:val="434343"/>
              </w:rPr>
            </w:pPr>
            <w:r w:rsidDel="00000000" w:rsidR="00000000" w:rsidRPr="00000000">
              <w:rPr>
                <w:color w:val="434343"/>
                <w:rtl w:val="0"/>
              </w:rPr>
              <w:t xml:space="preserve">EntryRef</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jc w:val="left"/>
              <w:rPr>
                <w:color w:val="434343"/>
              </w:rPr>
            </w:pPr>
            <w:r w:rsidDel="00000000" w:rsidR="00000000" w:rsidRPr="00000000">
              <w:rPr>
                <w:color w:val="434343"/>
                <w:rtl w:val="0"/>
              </w:rPr>
              <w:t xml:space="preserve">ExerciseId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jc w:val="left"/>
              <w:rPr>
                <w:color w:val="434343"/>
              </w:rPr>
            </w:pPr>
            <w:r w:rsidDel="00000000" w:rsidR="00000000" w:rsidRPr="00000000">
              <w:rPr>
                <w:color w:val="434343"/>
                <w:rtl w:val="0"/>
              </w:rPr>
              <w:t xml:space="preserve">Id de l’exercise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jc w:val="left"/>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jc w:val="left"/>
              <w:rPr>
                <w:color w:val="434343"/>
              </w:rPr>
            </w:pPr>
            <w:r w:rsidDel="00000000" w:rsidR="00000000" w:rsidRPr="00000000">
              <w:rPr>
                <w:color w:val="434343"/>
                <w:rtl w:val="0"/>
              </w:rPr>
              <w:t xml:space="preserve">Label de l’anouveaux</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jc w:val="left"/>
              <w:rPr>
                <w:color w:val="434343"/>
              </w:rPr>
            </w:pPr>
            <w:r w:rsidDel="00000000" w:rsidR="00000000" w:rsidRPr="00000000">
              <w:rPr>
                <w:color w:val="434343"/>
                <w:rtl w:val="0"/>
              </w:rPr>
              <w:t xml:space="preserve">ValidationDate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jc w:val="left"/>
              <w:rPr>
                <w:color w:val="434343"/>
              </w:rPr>
            </w:pPr>
            <w:r w:rsidDel="00000000" w:rsidR="00000000" w:rsidRPr="00000000">
              <w:rPr>
                <w:color w:val="434343"/>
                <w:rtl w:val="0"/>
              </w:rPr>
              <w:t xml:space="preserve">Date de validation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jc w:val="left"/>
              <w:rPr>
                <w:color w:val="434343"/>
              </w:rPr>
            </w:pPr>
            <w:r w:rsidDel="00000000" w:rsidR="00000000" w:rsidRPr="00000000">
              <w:rPr>
                <w:color w:val="434343"/>
                <w:rtl w:val="0"/>
              </w:rPr>
              <w:t xml:space="preserve">ValidateDate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jc w:val="left"/>
              <w:rPr>
                <w:color w:val="434343"/>
              </w:rPr>
            </w:pPr>
            <w:r w:rsidDel="00000000" w:rsidR="00000000" w:rsidRPr="00000000">
              <w:rPr>
                <w:color w:val="434343"/>
                <w:rtl w:val="0"/>
              </w:rPr>
              <w:t xml:space="preserve">ValidationNumber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jc w:val="left"/>
              <w:rPr>
                <w:color w:val="434343"/>
              </w:rPr>
            </w:pPr>
            <w:r w:rsidDel="00000000" w:rsidR="00000000" w:rsidRPr="00000000">
              <w:rPr>
                <w:color w:val="434343"/>
                <w:rtl w:val="0"/>
              </w:rPr>
              <w:t xml:space="preserve">DocRef</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jc w:val="left"/>
              <w:rPr>
                <w:color w:val="434343"/>
              </w:rPr>
            </w:pPr>
            <w:r w:rsidDel="00000000" w:rsidR="00000000" w:rsidRPr="00000000">
              <w:rPr>
                <w:color w:val="434343"/>
                <w:rtl w:val="0"/>
              </w:rPr>
              <w:t xml:space="preserve">Reférence du document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jc w:val="left"/>
              <w:rPr>
                <w:color w:val="434343"/>
              </w:rPr>
            </w:pPr>
            <w:r w:rsidDel="00000000" w:rsidR="00000000" w:rsidRPr="00000000">
              <w:rPr>
                <w:color w:val="434343"/>
                <w:rtl w:val="0"/>
              </w:rPr>
              <w:t xml:space="preserve">FileId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jc w:val="left"/>
              <w:rPr>
                <w:color w:val="434343"/>
              </w:rPr>
            </w:pPr>
            <w:r w:rsidDel="00000000" w:rsidR="00000000" w:rsidRPr="00000000">
              <w:rPr>
                <w:color w:val="434343"/>
                <w:rtl w:val="0"/>
              </w:rPr>
              <w:t xml:space="preserve">Id du document lié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jc w:val="left"/>
              <w:rPr>
                <w:color w:val="434343"/>
              </w:rPr>
            </w:pPr>
            <w:r w:rsidDel="00000000" w:rsidR="00000000" w:rsidRPr="00000000">
              <w:rPr>
                <w:color w:val="434343"/>
                <w:rtl w:val="0"/>
              </w:rPr>
              <w:t xml:space="preserve">DocDate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jc w:val="left"/>
              <w:rPr>
                <w:color w:val="434343"/>
              </w:rPr>
            </w:pPr>
            <w:r w:rsidDel="00000000" w:rsidR="00000000" w:rsidRPr="00000000">
              <w:rPr>
                <w:color w:val="434343"/>
                <w:rtl w:val="0"/>
              </w:rPr>
              <w:t xml:space="preserve">Date du document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jc w:val="left"/>
              <w:rPr>
                <w:color w:val="434343"/>
              </w:rPr>
            </w:pPr>
            <w:r w:rsidDel="00000000" w:rsidR="00000000" w:rsidRPr="00000000">
              <w:rPr>
                <w:color w:val="434343"/>
                <w:rtl w:val="0"/>
              </w:rPr>
              <w:t xml:space="preserve">TransactionId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jc w:val="left"/>
              <w:rPr>
                <w:color w:val="434343"/>
              </w:rPr>
            </w:pPr>
            <w:r w:rsidDel="00000000" w:rsidR="00000000" w:rsidRPr="00000000">
              <w:rPr>
                <w:color w:val="434343"/>
                <w:rtl w:val="0"/>
              </w:rPr>
              <w:t xml:space="preserve">Source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jc w:val="left"/>
              <w:rPr>
                <w:color w:val="434343"/>
              </w:rPr>
            </w:pPr>
            <w:r w:rsidDel="00000000" w:rsidR="00000000" w:rsidRPr="00000000">
              <w:rPr>
                <w:color w:val="434343"/>
                <w:rtl w:val="0"/>
              </w:rPr>
              <w:t xml:space="preserve">Type de source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jc w:val="left"/>
              <w:rPr>
                <w:color w:val="434343"/>
              </w:rPr>
            </w:pPr>
            <w:r w:rsidDel="00000000" w:rsidR="00000000" w:rsidRPr="00000000">
              <w:rPr>
                <w:color w:val="434343"/>
                <w:rtl w:val="0"/>
              </w:rPr>
              <w:t xml:space="preserve">SourceId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jc w:val="left"/>
              <w:rPr>
                <w:color w:val="434343"/>
              </w:rPr>
            </w:pPr>
            <w:r w:rsidDel="00000000" w:rsidR="00000000" w:rsidRPr="00000000">
              <w:rPr>
                <w:color w:val="434343"/>
                <w:rtl w:val="0"/>
              </w:rPr>
              <w:t xml:space="preserve">Id de la source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jc w:val="left"/>
              <w:rPr>
                <w:color w:val="434343"/>
              </w:rPr>
            </w:pPr>
            <w:r w:rsidDel="00000000" w:rsidR="00000000" w:rsidRPr="00000000">
              <w:rPr>
                <w:color w:val="434343"/>
                <w:rtl w:val="0"/>
              </w:rPr>
              <w:t xml:space="preserve">Conf</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jc w:val="left"/>
              <w:rPr>
                <w:color w:val="434343"/>
              </w:rPr>
            </w:pPr>
            <w:r w:rsidDel="00000000" w:rsidR="00000000" w:rsidRPr="00000000">
              <w:rPr>
                <w:color w:val="434343"/>
                <w:rtl w:val="0"/>
              </w:rPr>
              <w:t xml:space="preserve">Warning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jc w:val="left"/>
              <w:rPr>
                <w:color w:val="434343"/>
              </w:rPr>
            </w:pPr>
            <w:r w:rsidDel="00000000" w:rsidR="00000000" w:rsidRPr="00000000">
              <w:rPr>
                <w:color w:val="434343"/>
                <w:rtl w:val="0"/>
              </w:rPr>
              <w:t xml:space="preserve">BankManaged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jc w:val="left"/>
              <w:rPr>
                <w:color w:val="434343"/>
              </w:rPr>
            </w:pPr>
            <w:r w:rsidDel="00000000" w:rsidR="00000000" w:rsidRPr="00000000">
              <w:rPr>
                <w:color w:val="434343"/>
                <w:rtl w:val="0"/>
              </w:rPr>
              <w:t xml:space="preserve">LastUpdateDate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jc w:val="left"/>
              <w:rPr>
                <w:color w:val="434343"/>
              </w:rPr>
            </w:pPr>
            <w:r w:rsidDel="00000000" w:rsidR="00000000" w:rsidRPr="00000000">
              <w:rPr>
                <w:color w:val="434343"/>
                <w:rtl w:val="0"/>
              </w:rPr>
              <w:t xml:space="preserve">Date de dernière modification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jc w:val="left"/>
              <w:rPr>
                <w:color w:val="434343"/>
              </w:rPr>
            </w:pPr>
            <w:r w:rsidDel="00000000" w:rsidR="00000000" w:rsidRPr="00000000">
              <w:rPr>
                <w:color w:val="434343"/>
                <w:rtl w:val="0"/>
              </w:rPr>
              <w:t xml:space="preserve">UserInfo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jc w:val="left"/>
              <w:rPr>
                <w:color w:val="434343"/>
              </w:rPr>
            </w:pPr>
            <w:r w:rsidDel="00000000" w:rsidR="00000000" w:rsidRPr="00000000">
              <w:rPr>
                <w:color w:val="434343"/>
                <w:rtl w:val="0"/>
              </w:rPr>
              <w:t xml:space="preserve">UserInfo / 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jc w:val="left"/>
              <w:rPr>
                <w:color w:val="434343"/>
              </w:rPr>
            </w:pPr>
            <w:r w:rsidDel="00000000" w:rsidR="00000000" w:rsidRPr="00000000">
              <w:rPr>
                <w:color w:val="434343"/>
                <w:rtl w:val="0"/>
              </w:rPr>
              <w:t xml:space="preserve">Id de l’utilisateur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jc w:val="left"/>
              <w:rPr>
                <w:color w:val="434343"/>
              </w:rPr>
            </w:pPr>
            <w:r w:rsidDel="00000000" w:rsidR="00000000" w:rsidRPr="00000000">
              <w:rPr>
                <w:color w:val="434343"/>
                <w:rtl w:val="0"/>
              </w:rPr>
              <w:t xml:space="preserve">UserInfo / UrlAvatar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jc w:val="left"/>
              <w:rPr>
                <w:color w:val="434343"/>
              </w:rPr>
            </w:pPr>
            <w:r w:rsidDel="00000000" w:rsidR="00000000" w:rsidRPr="00000000">
              <w:rPr>
                <w:color w:val="434343"/>
                <w:rtl w:val="0"/>
              </w:rPr>
              <w:t xml:space="preserve">Lien vers l’avatar de l’utilisateur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jc w:val="left"/>
              <w:rPr>
                <w:color w:val="434343"/>
              </w:rPr>
            </w:pPr>
            <w:r w:rsidDel="00000000" w:rsidR="00000000" w:rsidRPr="00000000">
              <w:rPr>
                <w:color w:val="434343"/>
                <w:rtl w:val="0"/>
              </w:rPr>
              <w:t xml:space="preserve">UserInfo / FirstName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jc w:val="left"/>
              <w:rPr>
                <w:color w:val="434343"/>
              </w:rPr>
            </w:pPr>
            <w:r w:rsidDel="00000000" w:rsidR="00000000" w:rsidRPr="00000000">
              <w:rPr>
                <w:color w:val="434343"/>
                <w:rtl w:val="0"/>
              </w:rPr>
              <w:t xml:space="preserve">Prénom de l’utilisateur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jc w:val="left"/>
              <w:rPr>
                <w:color w:val="434343"/>
              </w:rPr>
            </w:pPr>
            <w:r w:rsidDel="00000000" w:rsidR="00000000" w:rsidRPr="00000000">
              <w:rPr>
                <w:color w:val="434343"/>
                <w:rtl w:val="0"/>
              </w:rPr>
              <w:t xml:space="preserve">UserInfo / </w:t>
            </w:r>
            <w:r w:rsidDel="00000000" w:rsidR="00000000" w:rsidRPr="00000000">
              <w:rPr>
                <w:color w:val="434343"/>
                <w:rtl w:val="0"/>
              </w:rPr>
              <w:t xml:space="preserve">LastName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jc w:val="left"/>
              <w:rPr>
                <w:color w:val="434343"/>
              </w:rPr>
            </w:pPr>
            <w:r w:rsidDel="00000000" w:rsidR="00000000" w:rsidRPr="00000000">
              <w:rPr>
                <w:color w:val="434343"/>
                <w:rtl w:val="0"/>
              </w:rPr>
              <w:t xml:space="preserve">Nom de l’utilisateur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jc w:val="left"/>
              <w:rPr>
                <w:color w:val="434343"/>
              </w:rPr>
            </w:pPr>
            <w:r w:rsidDel="00000000" w:rsidR="00000000" w:rsidRPr="00000000">
              <w:rPr>
                <w:color w:val="434343"/>
                <w:rtl w:val="0"/>
              </w:rPr>
              <w:t xml:space="preserve">UserInfo / Email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jc w:val="left"/>
              <w:rPr>
                <w:color w:val="434343"/>
              </w:rPr>
            </w:pPr>
            <w:r w:rsidDel="00000000" w:rsidR="00000000" w:rsidRPr="00000000">
              <w:rPr>
                <w:color w:val="434343"/>
                <w:rtl w:val="0"/>
              </w:rPr>
              <w:t xml:space="preserve">Email de l’utilisateur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jc w:val="left"/>
              <w:rPr>
                <w:color w:val="434343"/>
              </w:rPr>
            </w:pPr>
            <w:r w:rsidDel="00000000" w:rsidR="00000000" w:rsidRPr="00000000">
              <w:rPr>
                <w:color w:val="434343"/>
                <w:rtl w:val="0"/>
              </w:rPr>
              <w:t xml:space="preserve">Lines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jc w:val="left"/>
              <w:rPr>
                <w:color w:val="434343"/>
              </w:rPr>
            </w:pPr>
            <w:r w:rsidDel="00000000" w:rsidR="00000000" w:rsidRPr="00000000">
              <w:rPr>
                <w:color w:val="434343"/>
                <w:rtl w:val="0"/>
              </w:rPr>
              <w:t xml:space="preserve">Id de l’entreprise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jc w:val="left"/>
              <w:rPr>
                <w:color w:val="434343"/>
              </w:rPr>
            </w:pPr>
            <w:r w:rsidDel="00000000" w:rsidR="00000000" w:rsidRPr="00000000">
              <w:rPr>
                <w:color w:val="434343"/>
                <w:rtl w:val="0"/>
              </w:rPr>
              <w:t xml:space="preserve">Id de l’entry 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jc w:val="left"/>
              <w:rPr>
                <w:color w:val="434343"/>
              </w:rPr>
            </w:pPr>
            <w:r w:rsidDel="00000000" w:rsidR="00000000" w:rsidRPr="00000000">
              <w:rPr>
                <w:color w:val="434343"/>
                <w:rtl w:val="0"/>
              </w:rPr>
              <w:t xml:space="preserve">EntryId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jc w:val="left"/>
              <w:rPr>
                <w:color w:val="434343"/>
              </w:rPr>
            </w:pPr>
            <w:r w:rsidDel="00000000" w:rsidR="00000000" w:rsidRPr="00000000">
              <w:rPr>
                <w:color w:val="434343"/>
                <w:rtl w:val="0"/>
              </w:rPr>
              <w:t xml:space="preserve">Id de l’entry</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jc w:val="left"/>
              <w:rPr>
                <w:color w:val="434343"/>
              </w:rPr>
            </w:pPr>
            <w:r w:rsidDel="00000000" w:rsidR="00000000" w:rsidRPr="00000000">
              <w:rPr>
                <w:color w:val="434343"/>
                <w:rtl w:val="0"/>
              </w:rPr>
              <w:t xml:space="preserve">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jc w:val="left"/>
              <w:rPr>
                <w:color w:val="434343"/>
              </w:rPr>
            </w:pPr>
            <w:r w:rsidDel="00000000" w:rsidR="00000000" w:rsidRPr="00000000">
              <w:rPr>
                <w:color w:val="434343"/>
                <w:rtl w:val="0"/>
              </w:rPr>
              <w:t xml:space="preserve">Label de l’entry 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jc w:val="left"/>
              <w:rPr>
                <w:color w:val="434343"/>
              </w:rPr>
            </w:pPr>
            <w:r w:rsidDel="00000000" w:rsidR="00000000" w:rsidRPr="00000000">
              <w:rPr>
                <w:color w:val="434343"/>
                <w:rtl w:val="0"/>
              </w:rPr>
              <w:t xml:space="preserve">BookAccountDto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jc w:val="left"/>
              <w:rPr>
                <w:color w:val="434343"/>
              </w:rPr>
            </w:pPr>
            <w:r w:rsidDel="00000000" w:rsidR="00000000" w:rsidRPr="00000000">
              <w:rPr>
                <w:color w:val="434343"/>
                <w:rtl w:val="0"/>
              </w:rPr>
              <w:t xml:space="preserve">BookAccountDto / ContactId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jc w:val="left"/>
              <w:rPr>
                <w:color w:val="434343"/>
              </w:rPr>
            </w:pPr>
            <w:r w:rsidDel="00000000" w:rsidR="00000000" w:rsidRPr="00000000">
              <w:rPr>
                <w:color w:val="434343"/>
                <w:rtl w:val="0"/>
              </w:rPr>
              <w:t xml:space="preserve">BookAccountDto / Managed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jc w:val="left"/>
              <w:rPr>
                <w:color w:val="434343"/>
              </w:rPr>
            </w:pPr>
            <w:r w:rsidDel="00000000" w:rsidR="00000000" w:rsidRPr="00000000">
              <w:rPr>
                <w:color w:val="434343"/>
                <w:rtl w:val="0"/>
              </w:rPr>
              <w:t xml:space="preserve">Compte managé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jc w:val="left"/>
              <w:rPr>
                <w:color w:val="434343"/>
              </w:rPr>
            </w:pPr>
            <w:r w:rsidDel="00000000" w:rsidR="00000000" w:rsidRPr="00000000">
              <w:rPr>
                <w:color w:val="434343"/>
                <w:rtl w:val="0"/>
              </w:rPr>
              <w:t xml:space="preserve">BookAccountDto / Impactable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jc w:val="left"/>
              <w:rPr>
                <w:color w:val="434343"/>
              </w:rPr>
            </w:pPr>
            <w:r w:rsidDel="00000000" w:rsidR="00000000" w:rsidRPr="00000000">
              <w:rPr>
                <w:color w:val="434343"/>
                <w:rtl w:val="0"/>
              </w:rPr>
              <w:t xml:space="preserve">Compte impactabe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jc w:val="left"/>
              <w:rPr>
                <w:color w:val="434343"/>
              </w:rPr>
            </w:pPr>
            <w:r w:rsidDel="00000000" w:rsidR="00000000" w:rsidRPr="00000000">
              <w:rPr>
                <w:color w:val="434343"/>
                <w:rtl w:val="0"/>
              </w:rPr>
              <w:t xml:space="preserve">BookAccountDto / Dividable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jc w:val="left"/>
              <w:rPr>
                <w:color w:val="434343"/>
              </w:rPr>
            </w:pPr>
            <w:r w:rsidDel="00000000" w:rsidR="00000000" w:rsidRPr="00000000">
              <w:rPr>
                <w:color w:val="434343"/>
                <w:rtl w:val="0"/>
              </w:rPr>
              <w:t xml:space="preserve">Compte divisable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jc w:val="left"/>
              <w:rPr>
                <w:color w:val="434343"/>
              </w:rPr>
            </w:pPr>
            <w:r w:rsidDel="00000000" w:rsidR="00000000" w:rsidRPr="00000000">
              <w:rPr>
                <w:color w:val="434343"/>
                <w:rtl w:val="0"/>
              </w:rPr>
              <w:t xml:space="preserve">BookAccountDto / AuxAccount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jc w:val="left"/>
              <w:rPr>
                <w:color w:val="434343"/>
              </w:rPr>
            </w:pPr>
            <w:r w:rsidDel="00000000" w:rsidR="00000000" w:rsidRPr="00000000">
              <w:rPr>
                <w:color w:val="434343"/>
                <w:rtl w:val="0"/>
              </w:rPr>
              <w:t xml:space="preserve">Numero Compte auxiliaire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jc w:val="left"/>
              <w:rPr>
                <w:color w:val="434343"/>
              </w:rPr>
            </w:pPr>
            <w:r w:rsidDel="00000000" w:rsidR="00000000" w:rsidRPr="00000000">
              <w:rPr>
                <w:color w:val="434343"/>
                <w:rtl w:val="0"/>
              </w:rPr>
              <w:t xml:space="preserve">BookAccountDto / Divided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jc w:val="left"/>
              <w:rPr>
                <w:color w:val="434343"/>
              </w:rPr>
            </w:pPr>
            <w:r w:rsidDel="00000000" w:rsidR="00000000" w:rsidRPr="00000000">
              <w:rPr>
                <w:color w:val="434343"/>
                <w:rtl w:val="0"/>
              </w:rPr>
              <w:t xml:space="preserve">Compte divisé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jc w:val="left"/>
              <w:rPr>
                <w:color w:val="434343"/>
              </w:rPr>
            </w:pPr>
            <w:r w:rsidDel="00000000" w:rsidR="00000000" w:rsidRPr="00000000">
              <w:rPr>
                <w:color w:val="434343"/>
                <w:rtl w:val="0"/>
              </w:rPr>
              <w:t xml:space="preserve">BookAccountDto / IsAux</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jc w:val="left"/>
              <w:rPr>
                <w:color w:val="434343"/>
              </w:rPr>
            </w:pPr>
            <w:r w:rsidDel="00000000" w:rsidR="00000000" w:rsidRPr="00000000">
              <w:rPr>
                <w:color w:val="434343"/>
                <w:rtl w:val="0"/>
              </w:rPr>
              <w:t xml:space="preserve">Est-ce un compte auxiliaire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jc w:val="left"/>
              <w:rPr>
                <w:color w:val="434343"/>
              </w:rPr>
            </w:pPr>
            <w:r w:rsidDel="00000000" w:rsidR="00000000" w:rsidRPr="00000000">
              <w:rPr>
                <w:color w:val="434343"/>
                <w:rtl w:val="0"/>
              </w:rPr>
              <w:t xml:space="preserve">BookAccountDto / IsSub</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jc w:val="left"/>
              <w:rPr>
                <w:color w:val="434343"/>
              </w:rPr>
            </w:pPr>
            <w:r w:rsidDel="00000000" w:rsidR="00000000" w:rsidRPr="00000000">
              <w:rPr>
                <w:color w:val="434343"/>
                <w:rtl w:val="0"/>
              </w:rPr>
              <w:t xml:space="preserve">Est-ce un sous compte (oui / non)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jc w:val="left"/>
              <w:rPr>
                <w:color w:val="434343"/>
              </w:rPr>
            </w:pPr>
            <w:r w:rsidDel="00000000" w:rsidR="00000000" w:rsidRPr="00000000">
              <w:rPr>
                <w:color w:val="434343"/>
                <w:rtl w:val="0"/>
              </w:rPr>
              <w:t xml:space="preserve">BookAccountDto / MappingAccount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jc w:val="left"/>
              <w:rPr>
                <w:color w:val="434343"/>
              </w:rPr>
            </w:pPr>
            <w:r w:rsidDel="00000000" w:rsidR="00000000" w:rsidRPr="00000000">
              <w:rPr>
                <w:color w:val="434343"/>
                <w:rtl w:val="0"/>
              </w:rPr>
              <w:t xml:space="preserve">Mapping relatif au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jc w:val="left"/>
              <w:rPr>
                <w:color w:val="434343"/>
              </w:rPr>
            </w:pPr>
            <w:r w:rsidDel="00000000" w:rsidR="00000000" w:rsidRPr="00000000">
              <w:rPr>
                <w:color w:val="434343"/>
                <w:rtl w:val="0"/>
              </w:rPr>
              <w:t xml:space="preserve">BookAccountDto / BookOperationId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jc w:val="left"/>
              <w:rPr>
                <w:color w:val="434343"/>
              </w:rPr>
            </w:pPr>
            <w:r w:rsidDel="00000000" w:rsidR="00000000" w:rsidRPr="00000000">
              <w:rPr>
                <w:color w:val="434343"/>
                <w:rtl w:val="0"/>
              </w:rPr>
              <w:t xml:space="preserve">BookAccountDto / 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jc w:val="left"/>
              <w:rPr>
                <w:color w:val="434343"/>
              </w:rPr>
            </w:pPr>
            <w:r w:rsidDel="00000000" w:rsidR="00000000" w:rsidRPr="00000000">
              <w:rPr>
                <w:color w:val="434343"/>
                <w:rtl w:val="0"/>
              </w:rPr>
              <w:t xml:space="preserve">Id de l’entreprise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jc w:val="left"/>
              <w:rPr>
                <w:color w:val="434343"/>
              </w:rPr>
            </w:pPr>
            <w:r w:rsidDel="00000000" w:rsidR="00000000" w:rsidRPr="00000000">
              <w:rPr>
                <w:color w:val="434343"/>
                <w:rtl w:val="0"/>
              </w:rPr>
              <w:t xml:space="preserve">BookAccountDto / 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jc w:val="left"/>
              <w:rPr>
                <w:color w:val="434343"/>
              </w:rPr>
            </w:pPr>
            <w:r w:rsidDel="00000000" w:rsidR="00000000" w:rsidRPr="00000000">
              <w:rPr>
                <w:color w:val="434343"/>
                <w:rtl w:val="0"/>
              </w:rPr>
              <w:t xml:space="preserve">Numéro de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jc w:val="left"/>
              <w:rPr>
                <w:color w:val="434343"/>
              </w:rPr>
            </w:pPr>
            <w:r w:rsidDel="00000000" w:rsidR="00000000" w:rsidRPr="00000000">
              <w:rPr>
                <w:color w:val="434343"/>
                <w:rtl w:val="0"/>
              </w:rPr>
              <w:t xml:space="preserve">BookAccountDto / AccountClass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jc w:val="left"/>
              <w:rPr>
                <w:color w:val="434343"/>
              </w:rPr>
            </w:pPr>
            <w:r w:rsidDel="00000000" w:rsidR="00000000" w:rsidRPr="00000000">
              <w:rPr>
                <w:color w:val="434343"/>
                <w:rtl w:val="0"/>
              </w:rPr>
              <w:t xml:space="preserve">Classe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jc w:val="left"/>
              <w:rPr>
                <w:color w:val="434343"/>
              </w:rPr>
            </w:pPr>
            <w:r w:rsidDel="00000000" w:rsidR="00000000" w:rsidRPr="00000000">
              <w:rPr>
                <w:color w:val="434343"/>
                <w:rtl w:val="0"/>
              </w:rPr>
              <w:t xml:space="preserve">BookAccountDto / 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jc w:val="left"/>
              <w:rPr>
                <w:color w:val="434343"/>
              </w:rPr>
            </w:pPr>
            <w:r w:rsidDel="00000000" w:rsidR="00000000" w:rsidRPr="00000000">
              <w:rPr>
                <w:color w:val="434343"/>
                <w:rtl w:val="0"/>
              </w:rPr>
              <w:t xml:space="preserve">Label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jc w:val="left"/>
              <w:rPr>
                <w:color w:val="434343"/>
              </w:rPr>
            </w:pPr>
            <w:r w:rsidDel="00000000" w:rsidR="00000000" w:rsidRPr="00000000">
              <w:rPr>
                <w:color w:val="434343"/>
                <w:rtl w:val="0"/>
              </w:rPr>
              <w:t xml:space="preserve">BookAccountDto / AccountName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jc w:val="left"/>
              <w:rPr>
                <w:color w:val="434343"/>
              </w:rPr>
            </w:pPr>
            <w:r w:rsidDel="00000000" w:rsidR="00000000" w:rsidRPr="00000000">
              <w:rPr>
                <w:color w:val="434343"/>
                <w:rtl w:val="0"/>
              </w:rPr>
              <w:t xml:space="preserve">Nom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jc w:val="left"/>
              <w:rPr>
                <w:color w:val="434343"/>
              </w:rPr>
            </w:pPr>
            <w:r w:rsidDel="00000000" w:rsidR="00000000" w:rsidRPr="00000000">
              <w:rPr>
                <w:color w:val="434343"/>
                <w:rtl w:val="0"/>
              </w:rPr>
              <w:t xml:space="preserve">BookAccountDto / AccountDescription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jc w:val="left"/>
              <w:rPr>
                <w:color w:val="434343"/>
              </w:rPr>
            </w:pPr>
            <w:r w:rsidDel="00000000" w:rsidR="00000000" w:rsidRPr="00000000">
              <w:rPr>
                <w:color w:val="434343"/>
                <w:rtl w:val="0"/>
              </w:rPr>
              <w:t xml:space="preserve">Description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jc w:val="left"/>
              <w:rPr>
                <w:color w:val="434343"/>
              </w:rPr>
            </w:pPr>
            <w:r w:rsidDel="00000000" w:rsidR="00000000" w:rsidRPr="00000000">
              <w:rPr>
                <w:color w:val="434343"/>
                <w:rtl w:val="0"/>
              </w:rPr>
              <w:t xml:space="preserve">BookAccountDto / SubAccountLabel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jc w:val="left"/>
              <w:rPr>
                <w:color w:val="434343"/>
              </w:rPr>
            </w:pPr>
            <w:r w:rsidDel="00000000" w:rsidR="00000000" w:rsidRPr="00000000">
              <w:rPr>
                <w:color w:val="434343"/>
                <w:rtl w:val="0"/>
              </w:rPr>
              <w:t xml:space="preserve">Description du sous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jc w:val="left"/>
              <w:rPr>
                <w:color w:val="434343"/>
              </w:rPr>
            </w:pPr>
            <w:r w:rsidDel="00000000" w:rsidR="00000000" w:rsidRPr="00000000">
              <w:rPr>
                <w:color w:val="434343"/>
                <w:rtl w:val="0"/>
              </w:rPr>
              <w:t xml:space="preserve">BookAccountDto / SubAccountCode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jc w:val="left"/>
              <w:rPr>
                <w:color w:val="434343"/>
              </w:rPr>
            </w:pPr>
            <w:r w:rsidDel="00000000" w:rsidR="00000000" w:rsidRPr="00000000">
              <w:rPr>
                <w:color w:val="434343"/>
                <w:rtl w:val="0"/>
              </w:rPr>
              <w:t xml:space="preserve">Code du sous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jc w:val="left"/>
              <w:rPr>
                <w:color w:val="434343"/>
              </w:rPr>
            </w:pPr>
            <w:r w:rsidDel="00000000" w:rsidR="00000000" w:rsidRPr="00000000">
              <w:rPr>
                <w:color w:val="434343"/>
                <w:rtl w:val="0"/>
              </w:rPr>
              <w:t xml:space="preserve">BookAccountDto / AccountId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jc w:val="left"/>
              <w:rPr>
                <w:color w:val="434343"/>
              </w:rPr>
            </w:pPr>
            <w:r w:rsidDel="00000000" w:rsidR="00000000" w:rsidRPr="00000000">
              <w:rPr>
                <w:color w:val="434343"/>
                <w:rtl w:val="0"/>
              </w:rPr>
              <w:t xml:space="preserve">Id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jc w:val="left"/>
              <w:rPr>
                <w:color w:val="434343"/>
              </w:rPr>
            </w:pPr>
            <w:r w:rsidDel="00000000" w:rsidR="00000000" w:rsidRPr="00000000">
              <w:rPr>
                <w:color w:val="434343"/>
                <w:rtl w:val="0"/>
              </w:rPr>
              <w:t xml:space="preserve">BookAccountDto / SubAccountId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jc w:val="left"/>
              <w:rPr>
                <w:color w:val="434343"/>
              </w:rPr>
            </w:pPr>
            <w:r w:rsidDel="00000000" w:rsidR="00000000" w:rsidRPr="00000000">
              <w:rPr>
                <w:color w:val="434343"/>
                <w:rtl w:val="0"/>
              </w:rPr>
              <w:t xml:space="preserve">Id du sous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jc w:val="left"/>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jc w:val="left"/>
              <w:rPr>
                <w:color w:val="434343"/>
              </w:rPr>
            </w:pPr>
            <w:r w:rsidDel="00000000" w:rsidR="00000000" w:rsidRPr="00000000">
              <w:rPr>
                <w:color w:val="434343"/>
                <w:rtl w:val="0"/>
              </w:rPr>
              <w:t xml:space="preserve">Montant en débit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jc w:val="left"/>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jc w:val="left"/>
              <w:rPr>
                <w:color w:val="434343"/>
              </w:rPr>
            </w:pPr>
            <w:r w:rsidDel="00000000" w:rsidR="00000000" w:rsidRPr="00000000">
              <w:rPr>
                <w:color w:val="434343"/>
                <w:rtl w:val="0"/>
              </w:rPr>
              <w:t xml:space="preserve">Montant en crédit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jc w:val="left"/>
              <w:rPr>
                <w:color w:val="434343"/>
              </w:rPr>
            </w:pPr>
            <w:r w:rsidDel="00000000" w:rsidR="00000000" w:rsidRPr="00000000">
              <w:rPr>
                <w:color w:val="434343"/>
                <w:rtl w:val="0"/>
              </w:rPr>
              <w:t xml:space="preserve">CurrencyId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jc w:val="left"/>
              <w:rPr>
                <w:color w:val="434343"/>
              </w:rPr>
            </w:pPr>
            <w:r w:rsidDel="00000000" w:rsidR="00000000" w:rsidRPr="00000000">
              <w:rPr>
                <w:color w:val="434343"/>
                <w:rtl w:val="0"/>
              </w:rPr>
              <w:t xml:space="preserve">Id de la monnais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jc w:val="left"/>
              <w:rPr>
                <w:color w:val="434343"/>
              </w:rPr>
            </w:pPr>
            <w:r w:rsidDel="00000000" w:rsidR="00000000" w:rsidRPr="00000000">
              <w:rPr>
                <w:color w:val="434343"/>
                <w:rtl w:val="0"/>
              </w:rPr>
              <w:t xml:space="preserve">Currency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jc w:val="left"/>
              <w:rPr>
                <w:color w:val="434343"/>
              </w:rPr>
            </w:pPr>
            <w:r w:rsidDel="00000000" w:rsidR="00000000" w:rsidRPr="00000000">
              <w:rPr>
                <w:color w:val="434343"/>
                <w:rtl w:val="0"/>
              </w:rPr>
              <w:t xml:space="preserve">Symbole de la monnais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jc w:val="left"/>
              <w:rPr>
                <w:color w:val="434343"/>
              </w:rPr>
            </w:pPr>
            <w:r w:rsidDel="00000000" w:rsidR="00000000" w:rsidRPr="00000000">
              <w:rPr>
                <w:color w:val="434343"/>
                <w:rtl w:val="0"/>
              </w:rPr>
              <w:t xml:space="preserve">MatchedId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jc w:val="left"/>
              <w:rPr>
                <w:color w:val="434343"/>
              </w:rPr>
            </w:pPr>
            <w:r w:rsidDel="00000000" w:rsidR="00000000" w:rsidRPr="00000000">
              <w:rPr>
                <w:color w:val="434343"/>
                <w:rtl w:val="0"/>
              </w:rPr>
              <w:t xml:space="preserve">Id du lettrage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jc w:val="left"/>
              <w:rPr>
                <w:color w:val="434343"/>
              </w:rPr>
            </w:pPr>
            <w:r w:rsidDel="00000000" w:rsidR="00000000" w:rsidRPr="00000000">
              <w:rPr>
                <w:color w:val="434343"/>
                <w:rtl w:val="0"/>
              </w:rPr>
              <w:t xml:space="preserve">MatchedLetter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jc w:val="left"/>
              <w:rPr>
                <w:color w:val="434343"/>
              </w:rPr>
            </w:pPr>
            <w:r w:rsidDel="00000000" w:rsidR="00000000" w:rsidRPr="00000000">
              <w:rPr>
                <w:color w:val="434343"/>
                <w:rtl w:val="0"/>
              </w:rPr>
              <w:t xml:space="preserve">Lettre du lettrage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jc w:val="left"/>
              <w:rPr>
                <w:color w:val="434343"/>
              </w:rPr>
            </w:pPr>
            <w:r w:rsidDel="00000000" w:rsidR="00000000" w:rsidRPr="00000000">
              <w:rPr>
                <w:color w:val="434343"/>
                <w:rtl w:val="0"/>
              </w:rPr>
              <w:t xml:space="preserve">MatchedDate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jc w:val="left"/>
              <w:rPr>
                <w:color w:val="434343"/>
              </w:rPr>
            </w:pPr>
            <w:r w:rsidDel="00000000" w:rsidR="00000000" w:rsidRPr="00000000">
              <w:rPr>
                <w:color w:val="434343"/>
                <w:rtl w:val="0"/>
              </w:rPr>
              <w:t xml:space="preserve">Date du lettrage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jc w:val="left"/>
              <w:rPr>
                <w:color w:val="434343"/>
              </w:rPr>
            </w:pPr>
            <w:r w:rsidDel="00000000" w:rsidR="00000000" w:rsidRPr="00000000">
              <w:rPr>
                <w:color w:val="434343"/>
                <w:rtl w:val="0"/>
              </w:rPr>
              <w:t xml:space="preserve">MatchedLetterOrientation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jc w:val="left"/>
              <w:rPr>
                <w:color w:val="434343"/>
              </w:rPr>
            </w:pPr>
            <w:r w:rsidDel="00000000" w:rsidR="00000000" w:rsidRPr="00000000">
              <w:rPr>
                <w:color w:val="434343"/>
                <w:rtl w:val="0"/>
              </w:rPr>
              <w:t xml:space="preserve">Orientation du lettrage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jc w:val="left"/>
              <w:rPr>
                <w:color w:val="434343"/>
              </w:rPr>
            </w:pPr>
            <w:r w:rsidDel="00000000" w:rsidR="00000000" w:rsidRPr="00000000">
              <w:rPr>
                <w:color w:val="434343"/>
                <w:rtl w:val="0"/>
              </w:rPr>
              <w:t xml:space="preserve">CreatedAt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jc w:val="left"/>
              <w:rPr>
                <w:color w:val="434343"/>
              </w:rPr>
            </w:pPr>
            <w:r w:rsidDel="00000000" w:rsidR="00000000" w:rsidRPr="00000000">
              <w:rPr>
                <w:color w:val="434343"/>
                <w:rtl w:val="0"/>
              </w:rPr>
              <w:t xml:space="preserve">Date de création de l’entry 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jc w:val="left"/>
              <w:rPr>
                <w:color w:val="434343"/>
              </w:rPr>
            </w:pPr>
            <w:r w:rsidDel="00000000" w:rsidR="00000000" w:rsidRPr="00000000">
              <w:rPr>
                <w:color w:val="434343"/>
                <w:rtl w:val="0"/>
              </w:rPr>
              <w:t xml:space="preserve">RuleId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jc w:val="left"/>
              <w:rPr>
                <w:color w:val="434343"/>
              </w:rPr>
            </w:pPr>
            <w:r w:rsidDel="00000000" w:rsidR="00000000" w:rsidRPr="00000000">
              <w:rPr>
                <w:color w:val="434343"/>
                <w:rtl w:val="0"/>
              </w:rPr>
              <w:t xml:space="preserve">Warning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jc w:val="left"/>
              <w:rPr>
                <w:color w:val="434343"/>
              </w:rPr>
            </w:pPr>
            <w:r w:rsidDel="00000000" w:rsidR="00000000" w:rsidRPr="00000000">
              <w:rPr>
                <w:color w:val="434343"/>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jc w:val="left"/>
              <w:rPr>
                <w:color w:val="434343"/>
              </w:rPr>
            </w:pPr>
            <w:r w:rsidDel="00000000" w:rsidR="00000000" w:rsidRPr="00000000">
              <w:rPr>
                <w:color w:val="434343"/>
                <w:rtl w:val="0"/>
              </w:rPr>
              <w:t xml:space="preserve">CutOffType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jc w:val="left"/>
              <w:rPr>
                <w:color w:val="434343"/>
              </w:rPr>
            </w:pPr>
            <w:r w:rsidDel="00000000" w:rsidR="00000000" w:rsidRPr="00000000">
              <w:rPr>
                <w:color w:val="434343"/>
                <w:rtl w:val="0"/>
              </w:rPr>
              <w:t xml:space="preserve">BookEnterpriseLineAccosiation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jc w:val="left"/>
              <w:rPr>
                <w:color w:val="434343"/>
              </w:rPr>
            </w:pPr>
            <w:r w:rsidDel="00000000" w:rsidR="00000000" w:rsidRPr="00000000">
              <w:rPr>
                <w:color w:val="434343"/>
                <w:rtl w:val="0"/>
              </w:rPr>
              <w:t xml:space="preserve">BookEntryLineId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jc w:val="left"/>
              <w:rPr>
                <w:color w:val="434343"/>
              </w:rPr>
            </w:pPr>
            <w:r w:rsidDel="00000000" w:rsidR="00000000" w:rsidRPr="00000000">
              <w:rPr>
                <w:color w:val="434343"/>
                <w:rtl w:val="0"/>
              </w:rPr>
              <w:t xml:space="preserve">SourceId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jc w:val="left"/>
              <w:rPr>
                <w:color w:val="434343"/>
              </w:rPr>
            </w:pPr>
            <w:r w:rsidDel="00000000" w:rsidR="00000000" w:rsidRPr="00000000">
              <w:rPr>
                <w:color w:val="434343"/>
                <w:rtl w:val="0"/>
              </w:rPr>
              <w:t xml:space="preserve">AssociationModule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jc w:val="left"/>
              <w:rPr>
                <w:color w:val="434343"/>
              </w:rPr>
            </w:pPr>
            <w:r w:rsidDel="00000000" w:rsidR="00000000" w:rsidRPr="00000000">
              <w:rPr>
                <w:color w:val="434343"/>
                <w:rtl w:val="0"/>
              </w:rPr>
              <w:t xml:space="preserve">AssociationType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jc w:val="left"/>
              <w:rPr>
                <w:color w:val="434343"/>
              </w:rPr>
            </w:pPr>
            <w:r w:rsidDel="00000000" w:rsidR="00000000" w:rsidRPr="00000000">
              <w:rPr>
                <w:color w:val="434343"/>
                <w:rtl w:val="0"/>
              </w:rPr>
              <w:t xml:space="preserve">FxCurrencyId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jc w:val="left"/>
              <w:rPr>
                <w:color w:val="434343"/>
              </w:rPr>
            </w:pPr>
            <w:r w:rsidDel="00000000" w:rsidR="00000000" w:rsidRPr="00000000">
              <w:rPr>
                <w:color w:val="434343"/>
                <w:rtl w:val="0"/>
              </w:rPr>
              <w:t xml:space="preserve">FxDate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jc w:val="left"/>
              <w:rPr>
                <w:color w:val="434343"/>
              </w:rPr>
            </w:pPr>
            <w:r w:rsidDel="00000000" w:rsidR="00000000" w:rsidRPr="00000000">
              <w:rPr>
                <w:color w:val="434343"/>
                <w:rtl w:val="0"/>
              </w:rPr>
              <w:t xml:space="preserve">FxRate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jc w:val="left"/>
              <w:rPr>
                <w:color w:val="434343"/>
              </w:rPr>
            </w:pPr>
            <w:r w:rsidDel="00000000" w:rsidR="00000000" w:rsidRPr="00000000">
              <w:rPr>
                <w:color w:val="434343"/>
                <w:rtl w:val="0"/>
              </w:rPr>
              <w:t xml:space="preserve">BankManaged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jc w:val="left"/>
              <w:rPr>
                <w:color w:val="434343"/>
              </w:rPr>
            </w:pPr>
            <w:r w:rsidDel="00000000" w:rsidR="00000000" w:rsidRPr="00000000">
              <w:rPr>
                <w:color w:val="434343"/>
                <w:rtl w:val="0"/>
              </w:rPr>
              <w:t xml:space="preserve">Revision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jc w:val="left"/>
              <w:rPr>
                <w:color w:val="434343"/>
              </w:rPr>
            </w:pPr>
            <w:r w:rsidDel="00000000" w:rsidR="00000000" w:rsidRPr="00000000">
              <w:rPr>
                <w:color w:val="434343"/>
                <w:rtl w:val="0"/>
              </w:rPr>
              <w:t xml:space="preserve">Status de la révision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jc w:val="left"/>
              <w:rPr>
                <w:color w:val="434343"/>
              </w:rPr>
            </w:pPr>
            <w:r w:rsidDel="00000000" w:rsidR="00000000" w:rsidRPr="00000000">
              <w:rPr>
                <w:color w:val="434343"/>
                <w:rtl w:val="0"/>
              </w:rPr>
              <w:t xml:space="preserve">ReAllocated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jc w:val="left"/>
              <w:rPr>
                <w:color w:val="434343"/>
              </w:rPr>
            </w:pPr>
            <w:r w:rsidDel="00000000" w:rsidR="00000000" w:rsidRPr="00000000">
              <w:rPr>
                <w:color w:val="434343"/>
                <w:rtl w:val="0"/>
              </w:rPr>
              <w:t xml:space="preserve">ReAllocatedAt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jc w:val="left"/>
              <w:rPr>
                <w:color w:val="434343"/>
              </w:rPr>
            </w:pPr>
            <w:r w:rsidDel="00000000" w:rsidR="00000000" w:rsidRPr="00000000">
              <w:rPr>
                <w:color w:val="434343"/>
                <w:rtl w:val="0"/>
              </w:rPr>
              <w:t xml:space="preserve">ReAllocatedByUserId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jc w:val="left"/>
              <w:rPr>
                <w:color w:val="434343"/>
              </w:rPr>
            </w:pPr>
            <w:r w:rsidDel="00000000" w:rsidR="00000000" w:rsidRPr="00000000">
              <w:rPr>
                <w:color w:val="434343"/>
                <w:rtl w:val="0"/>
              </w:rPr>
              <w:t xml:space="preserve">SourceId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jc w:val="left"/>
              <w:rPr>
                <w:color w:val="434343"/>
              </w:rPr>
            </w:pPr>
            <w:r w:rsidDel="00000000" w:rsidR="00000000" w:rsidRPr="00000000">
              <w:rPr>
                <w:color w:val="434343"/>
                <w:rtl w:val="0"/>
              </w:rPr>
              <w:t xml:space="preserve">Source I de l’entry 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jc w:val="left"/>
              <w:rPr>
                <w:color w:val="434343"/>
              </w:rPr>
            </w:pPr>
            <w:r w:rsidDel="00000000" w:rsidR="00000000" w:rsidRPr="00000000">
              <w:rPr>
                <w:color w:val="434343"/>
                <w:rtl w:val="0"/>
              </w:rPr>
              <w:t xml:space="preserve">SourceType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jc w:val="left"/>
              <w:rPr>
                <w:color w:val="434343"/>
              </w:rPr>
            </w:pPr>
            <w:r w:rsidDel="00000000" w:rsidR="00000000" w:rsidRPr="00000000">
              <w:rPr>
                <w:color w:val="434343"/>
                <w:rtl w:val="0"/>
              </w:rPr>
              <w:t xml:space="preserve">Type de source de l’entry line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jc w:val="left"/>
              <w:rPr>
                <w:color w:val="434343"/>
              </w:rPr>
            </w:pPr>
            <w:r w:rsidDel="00000000" w:rsidR="00000000" w:rsidRPr="00000000">
              <w:rPr>
                <w:color w:val="434343"/>
                <w:rtl w:val="0"/>
              </w:rPr>
              <w:t xml:space="preserve">DeletedAt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jc w:val="left"/>
              <w:rPr>
                <w:color w:val="434343"/>
              </w:rPr>
            </w:pPr>
            <w:r w:rsidDel="00000000" w:rsidR="00000000" w:rsidRPr="00000000">
              <w:rPr>
                <w:color w:val="434343"/>
                <w:rtl w:val="0"/>
              </w:rPr>
              <w:t xml:space="preserve">Si supprimé, date de suppression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jc w:val="left"/>
              <w:rPr>
                <w:color w:val="434343"/>
              </w:rPr>
            </w:pPr>
            <w:r w:rsidDel="00000000" w:rsidR="00000000" w:rsidRPr="00000000">
              <w:rPr>
                <w:color w:val="434343"/>
                <w:rtl w:val="0"/>
              </w:rPr>
              <w:t xml:space="preserve">MatchedType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jc w:val="left"/>
              <w:rPr>
                <w:color w:val="434343"/>
              </w:rPr>
            </w:pPr>
            <w:r w:rsidDel="00000000" w:rsidR="00000000" w:rsidRPr="00000000">
              <w:rPr>
                <w:color w:val="434343"/>
                <w:rtl w:val="0"/>
              </w:rPr>
              <w:t xml:space="preserve">Analytic</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jc w:val="left"/>
              <w:rPr>
                <w:color w:val="434343"/>
              </w:rPr>
            </w:pPr>
            <w:r w:rsidDel="00000000" w:rsidR="00000000" w:rsidRPr="00000000">
              <w:rPr>
                <w:color w:val="434343"/>
                <w:rtl w:val="0"/>
              </w:rPr>
              <w:t xml:space="preserve">AxisId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jc w:val="left"/>
              <w:rPr>
                <w:color w:val="434343"/>
              </w:rPr>
            </w:pPr>
            <w:r w:rsidDel="00000000" w:rsidR="00000000" w:rsidRPr="00000000">
              <w:rPr>
                <w:color w:val="434343"/>
                <w:rtl w:val="0"/>
              </w:rPr>
              <w:t xml:space="preserve">Id de l’axe analytique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jc w:val="left"/>
              <w:rPr>
                <w:color w:val="434343"/>
              </w:rPr>
            </w:pPr>
            <w:r w:rsidDel="00000000" w:rsidR="00000000" w:rsidRPr="00000000">
              <w:rPr>
                <w:color w:val="434343"/>
                <w:rtl w:val="0"/>
              </w:rPr>
              <w:t xml:space="preserve">Tags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jc w:val="left"/>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jc w:val="left"/>
              <w:rPr>
                <w:color w:val="434343"/>
              </w:rPr>
            </w:pPr>
            <w:r w:rsidDel="00000000" w:rsidR="00000000" w:rsidRPr="00000000">
              <w:rPr>
                <w:color w:val="434343"/>
                <w:rtl w:val="0"/>
              </w:rPr>
              <w:t xml:space="preserve">     TagId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jc w:val="left"/>
              <w:rPr>
                <w:color w:val="434343"/>
              </w:rPr>
            </w:pPr>
            <w:r w:rsidDel="00000000" w:rsidR="00000000" w:rsidRPr="00000000">
              <w:rPr>
                <w:color w:val="434343"/>
                <w:rtl w:val="0"/>
              </w:rPr>
              <w:t xml:space="preserve">Id du tag analytique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jc w:val="left"/>
              <w:rPr>
                <w:color w:val="434343"/>
              </w:rPr>
            </w:pPr>
            <w:r w:rsidDel="00000000" w:rsidR="00000000" w:rsidRPr="00000000">
              <w:rPr>
                <w:color w:val="434343"/>
                <w:rtl w:val="0"/>
              </w:rPr>
              <w:t xml:space="preserve">     Distribution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jc w:val="left"/>
              <w:rPr>
                <w:color w:val="434343"/>
              </w:rPr>
            </w:pPr>
            <w:r w:rsidDel="00000000" w:rsidR="00000000" w:rsidRPr="00000000">
              <w:rPr>
                <w:color w:val="434343"/>
                <w:rtl w:val="0"/>
              </w:rPr>
              <w:t xml:space="preserve">Distribution en pourcentage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jc w:val="left"/>
              <w:rPr>
                <w:color w:val="434343"/>
              </w:rPr>
            </w:pPr>
            <w:r w:rsidDel="00000000" w:rsidR="00000000" w:rsidRPr="00000000">
              <w:rPr>
                <w:color w:val="434343"/>
                <w:rtl w:val="0"/>
              </w:rPr>
              <w:t xml:space="preserve">     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jc w:val="left"/>
              <w:rPr>
                <w:color w:val="434343"/>
              </w:rPr>
            </w:pPr>
            <w:r w:rsidDel="00000000" w:rsidR="00000000" w:rsidRPr="00000000">
              <w:rPr>
                <w:color w:val="434343"/>
                <w:rtl w:val="0"/>
              </w:rPr>
              <w:t xml:space="preserve">Montant monétaire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jc w:val="left"/>
              <w:rPr>
                <w:color w:val="434343"/>
              </w:rPr>
            </w:pP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jc w:val="left"/>
              <w:rPr>
                <w:color w:val="434343"/>
              </w:rPr>
            </w:pPr>
            <w:r w:rsidDel="00000000" w:rsidR="00000000" w:rsidRPr="00000000">
              <w:rPr>
                <w:color w:val="434343"/>
                <w:rtl w:val="0"/>
              </w:rPr>
              <w:t xml:space="preserve">IsPartialLettering</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jc w:val="left"/>
              <w:rPr>
                <w:color w:val="434343"/>
              </w:rPr>
            </w:pPr>
            <w:r w:rsidDel="00000000" w:rsidR="00000000" w:rsidRPr="00000000">
              <w:rPr>
                <w:color w:val="434343"/>
                <w:rtl w:val="0"/>
              </w:rPr>
              <w:t xml:space="preserve">Lettrage partiel (oui / non)</w:t>
            </w:r>
          </w:p>
        </w:tc>
      </w:tr>
    </w:tbl>
    <w:p w:rsidR="00000000" w:rsidDel="00000000" w:rsidP="00000000" w:rsidRDefault="00000000" w:rsidRPr="00000000" w14:paraId="0000072D">
      <w:pPr>
        <w:rPr>
          <w:color w:val="434343"/>
        </w:rPr>
      </w:pPr>
      <w:r w:rsidDel="00000000" w:rsidR="00000000" w:rsidRPr="00000000">
        <w:rPr>
          <w:rtl w:val="0"/>
        </w:rPr>
      </w:r>
    </w:p>
    <w:p w:rsidR="00000000" w:rsidDel="00000000" w:rsidP="00000000" w:rsidRDefault="00000000" w:rsidRPr="00000000" w14:paraId="0000072E">
      <w:pPr>
        <w:pStyle w:val="Heading4"/>
        <w:rPr/>
      </w:pPr>
      <w:bookmarkStart w:colFirst="0" w:colLast="0" w:name="_56jfdz2aon8r" w:id="229"/>
      <w:bookmarkEnd w:id="229"/>
      <w:r w:rsidDel="00000000" w:rsidR="00000000" w:rsidRPr="00000000">
        <w:rPr>
          <w:rtl w:val="0"/>
        </w:rPr>
        <w:t xml:space="preserve">Exemple</w:t>
      </w:r>
    </w:p>
    <w:p w:rsidR="00000000" w:rsidDel="00000000" w:rsidP="00000000" w:rsidRDefault="00000000" w:rsidRPr="00000000" w14:paraId="0000072F">
      <w:pPr>
        <w:rPr/>
      </w:pPr>
      <w:r w:rsidDel="00000000" w:rsidR="00000000" w:rsidRPr="00000000">
        <w:rPr>
          <w:rtl w:val="0"/>
        </w:rPr>
      </w:r>
    </w:p>
    <w:tbl>
      <w:tblPr>
        <w:tblStyle w:val="Table80"/>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"EnterpriseId":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"JournalId":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"JournalName":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"EntryRef":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"ExerciseId":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"ValidationDate":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"ValidateDate":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"ValidationNumber":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"DocRef":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"FileId":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"DocDate":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3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"TransactionId":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"Source": </w:t>
            </w:r>
            <w:r w:rsidDel="00000000" w:rsidR="00000000" w:rsidRPr="00000000">
              <w:rPr>
                <w:rFonts w:ascii="Consolas" w:cs="Consolas" w:eastAsia="Consolas" w:hAnsi="Consolas"/>
                <w:color w:val="f1fa8c"/>
                <w:sz w:val="18"/>
                <w:szCs w:val="18"/>
                <w:shd w:fill="282a36" w:val="clear"/>
                <w:rtl w:val="0"/>
              </w:rPr>
              <w:t xml:space="preserve">"ByUser"</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"SourceId":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"Conf":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"Warning":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"BankManaged":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"OperationId":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"LastUpdateDate":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"UserInfo": {</w:t>
            </w:r>
          </w:p>
          <w:p w:rsidR="00000000" w:rsidDel="00000000" w:rsidP="00000000" w:rsidRDefault="00000000" w:rsidRPr="00000000" w14:paraId="0000074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"UrlAvatar":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"FirstName":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"LastName":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4C">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"Email": </w:t>
            </w:r>
            <w:r w:rsidDel="00000000" w:rsidR="00000000" w:rsidRPr="00000000">
              <w:rPr>
                <w:rFonts w:ascii="Consolas" w:cs="Consolas" w:eastAsia="Consolas" w:hAnsi="Consolas"/>
                <w:color w:val="f1fa8c"/>
                <w:sz w:val="18"/>
                <w:szCs w:val="18"/>
                <w:shd w:fill="282a36" w:val="clear"/>
                <w:rtl w:val="0"/>
              </w:rPr>
              <w:t xml:space="preserve">"string"</w:t>
            </w:r>
          </w:p>
          <w:p w:rsidR="00000000" w:rsidDel="00000000" w:rsidP="00000000" w:rsidRDefault="00000000" w:rsidRPr="00000000" w14:paraId="0000074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4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"Lines": [</w:t>
            </w:r>
          </w:p>
          <w:p w:rsidR="00000000" w:rsidDel="00000000" w:rsidP="00000000" w:rsidRDefault="00000000" w:rsidRPr="00000000" w14:paraId="0000074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5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"EnterpriseId":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"EntryId":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"BookAccountDto": {</w:t>
            </w:r>
          </w:p>
          <w:p w:rsidR="00000000" w:rsidDel="00000000" w:rsidP="00000000" w:rsidRDefault="00000000" w:rsidRPr="00000000" w14:paraId="0000075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"ContactId":</w:t>
            </w:r>
            <w:r w:rsidDel="00000000" w:rsidR="00000000" w:rsidRPr="00000000">
              <w:rPr>
                <w:rFonts w:ascii="Consolas" w:cs="Consolas" w:eastAsia="Consolas" w:hAnsi="Consolas"/>
                <w:color w:val="f1fa8c"/>
                <w:sz w:val="18"/>
                <w:szCs w:val="18"/>
                <w:shd w:fill="282a36" w:val="clear"/>
                <w:rtl w:val="0"/>
              </w:rPr>
              <w:t xml:space="preserve"> 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"Managed":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"Impactable":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"Dividable":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"AuxAccount":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"Divided": </w:t>
            </w:r>
            <w:r w:rsidDel="00000000" w:rsidR="00000000" w:rsidRPr="00000000">
              <w:rPr>
                <w:rFonts w:ascii="Consolas" w:cs="Consolas" w:eastAsia="Consolas" w:hAnsi="Consolas"/>
                <w:color w:val="f1fa8c"/>
                <w:sz w:val="18"/>
                <w:szCs w:val="18"/>
                <w:shd w:fill="282a36" w:val="clear"/>
                <w:rtl w:val="0"/>
              </w:rPr>
              <w:t xml:space="preserve">"None"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"IsAux":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"IsSub":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"MappingAccount":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"BookOperationId":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5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"EnterpriseId":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"AccountClass":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"AccountName":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"AccountDescription":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"SubAccountLabel":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"SubAccountCode":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8">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"SubAccountId": </w:t>
            </w:r>
            <w:r w:rsidDel="00000000" w:rsidR="00000000" w:rsidRPr="00000000">
              <w:rPr>
                <w:rFonts w:ascii="Consolas" w:cs="Consolas" w:eastAsia="Consolas" w:hAnsi="Consolas"/>
                <w:color w:val="f1fa8c"/>
                <w:sz w:val="18"/>
                <w:szCs w:val="18"/>
                <w:shd w:fill="282a36" w:val="clear"/>
                <w:rtl w:val="0"/>
              </w:rPr>
              <w:t xml:space="preserve">0</w:t>
            </w:r>
          </w:p>
          <w:p w:rsidR="00000000" w:rsidDel="00000000" w:rsidP="00000000" w:rsidRDefault="00000000" w:rsidRPr="00000000" w14:paraId="0000076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6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"DebitAmount":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"CreditAmount":</w:t>
            </w:r>
            <w:r w:rsidDel="00000000" w:rsidR="00000000" w:rsidRPr="00000000">
              <w:rPr>
                <w:rFonts w:ascii="Consolas" w:cs="Consolas" w:eastAsia="Consolas" w:hAnsi="Consolas"/>
                <w:color w:val="f1fa8c"/>
                <w:sz w:val="18"/>
                <w:szCs w:val="18"/>
                <w:shd w:fill="282a36" w:val="clear"/>
                <w:rtl w:val="0"/>
              </w:rPr>
              <w:t xml:space="preserve"> 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"CurrencyId":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"Currency":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"MatchedId":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6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"MatchedLetter":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"MatchedDate":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"MatchedLetterOrientation": </w:t>
            </w:r>
            <w:r w:rsidDel="00000000" w:rsidR="00000000" w:rsidRPr="00000000">
              <w:rPr>
                <w:rFonts w:ascii="Consolas" w:cs="Consolas" w:eastAsia="Consolas" w:hAnsi="Consolas"/>
                <w:color w:val="f1fa8c"/>
                <w:sz w:val="18"/>
                <w:szCs w:val="18"/>
                <w:shd w:fill="282a36" w:val="clear"/>
                <w:rtl w:val="0"/>
              </w:rPr>
              <w:t xml:space="preserve">"PreviousExercise"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"CreatedAt":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"RuleId":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"Warning":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"Type": </w:t>
            </w:r>
            <w:r w:rsidDel="00000000" w:rsidR="00000000" w:rsidRPr="00000000">
              <w:rPr>
                <w:rFonts w:ascii="Consolas" w:cs="Consolas" w:eastAsia="Consolas" w:hAnsi="Consolas"/>
                <w:color w:val="f1fa8c"/>
                <w:sz w:val="18"/>
                <w:szCs w:val="18"/>
                <w:shd w:fill="282a36" w:val="clear"/>
                <w:rtl w:val="0"/>
              </w:rPr>
              <w:t xml:space="preserve">"None"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"CutOffType": </w:t>
            </w:r>
            <w:r w:rsidDel="00000000" w:rsidR="00000000" w:rsidRPr="00000000">
              <w:rPr>
                <w:rFonts w:ascii="Consolas" w:cs="Consolas" w:eastAsia="Consolas" w:hAnsi="Consolas"/>
                <w:color w:val="f1fa8c"/>
                <w:sz w:val="18"/>
                <w:szCs w:val="18"/>
                <w:shd w:fill="282a36" w:val="clear"/>
                <w:rtl w:val="0"/>
              </w:rPr>
              <w:t xml:space="preserve">"None"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"BookEntryLineAssociations": [</w:t>
            </w:r>
          </w:p>
          <w:p w:rsidR="00000000" w:rsidDel="00000000" w:rsidP="00000000" w:rsidRDefault="00000000" w:rsidRPr="00000000" w14:paraId="0000077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7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"BookEntryLineId":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"SourceId":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"AssociationModule": </w:t>
            </w:r>
            <w:r w:rsidDel="00000000" w:rsidR="00000000" w:rsidRPr="00000000">
              <w:rPr>
                <w:rFonts w:ascii="Consolas" w:cs="Consolas" w:eastAsia="Consolas" w:hAnsi="Consolas"/>
                <w:color w:val="f1fa8c"/>
                <w:sz w:val="18"/>
                <w:szCs w:val="18"/>
                <w:shd w:fill="282a36" w:val="clear"/>
                <w:rtl w:val="0"/>
              </w:rPr>
              <w:t xml:space="preserve">"Unknown"</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7C">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"AssociationType": </w:t>
            </w:r>
            <w:r w:rsidDel="00000000" w:rsidR="00000000" w:rsidRPr="00000000">
              <w:rPr>
                <w:rFonts w:ascii="Consolas" w:cs="Consolas" w:eastAsia="Consolas" w:hAnsi="Consolas"/>
                <w:color w:val="f1fa8c"/>
                <w:sz w:val="18"/>
                <w:szCs w:val="18"/>
                <w:shd w:fill="282a36" w:val="clear"/>
                <w:rtl w:val="0"/>
              </w:rPr>
              <w:t xml:space="preserve">"Unknown"</w:t>
            </w:r>
          </w:p>
          <w:p w:rsidR="00000000" w:rsidDel="00000000" w:rsidP="00000000" w:rsidRDefault="00000000" w:rsidRPr="00000000" w14:paraId="0000077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7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7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"FxCurrencyId":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"FxDate":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"FxRate":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"BankManaged":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"Revision": </w:t>
            </w:r>
            <w:r w:rsidDel="00000000" w:rsidR="00000000" w:rsidRPr="00000000">
              <w:rPr>
                <w:rFonts w:ascii="Consolas" w:cs="Consolas" w:eastAsia="Consolas" w:hAnsi="Consolas"/>
                <w:color w:val="f1fa8c"/>
                <w:sz w:val="18"/>
                <w:szCs w:val="18"/>
                <w:shd w:fill="282a36" w:val="clear"/>
                <w:rtl w:val="0"/>
              </w:rPr>
              <w:t xml:space="preserve">"Unrevised"</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"ReAllocated": </w:t>
            </w:r>
            <w:r w:rsidDel="00000000" w:rsidR="00000000" w:rsidRPr="00000000">
              <w:rPr>
                <w:rFonts w:ascii="Consolas" w:cs="Consolas" w:eastAsia="Consolas" w:hAnsi="Consolas"/>
                <w:color w:val="f1fa8c"/>
                <w:sz w:val="18"/>
                <w:szCs w:val="18"/>
                <w:shd w:fill="282a36" w:val="clear"/>
                <w:rtl w:val="0"/>
              </w:rPr>
              <w:t xml:space="preserve">true</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"ReAllocatedAt":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"ReAllocatedByUserId": </w:t>
            </w:r>
            <w:r w:rsidDel="00000000" w:rsidR="00000000" w:rsidRPr="00000000">
              <w:rPr>
                <w:rFonts w:ascii="Consolas" w:cs="Consolas" w:eastAsia="Consolas" w:hAnsi="Consolas"/>
                <w:color w:val="f1fa8c"/>
                <w:sz w:val="18"/>
                <w:szCs w:val="18"/>
                <w:shd w:fill="282a36" w:val="clear"/>
                <w:rtl w:val="0"/>
              </w:rPr>
              <w:t xml:space="preserve">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"SourceId": </w:t>
            </w:r>
            <w:r w:rsidDel="00000000" w:rsidR="00000000" w:rsidRPr="00000000">
              <w:rPr>
                <w:rFonts w:ascii="Consolas" w:cs="Consolas" w:eastAsia="Consolas" w:hAnsi="Consolas"/>
                <w:color w:val="f1fa8c"/>
                <w:sz w:val="18"/>
                <w:szCs w:val="18"/>
                <w:shd w:fill="282a36" w:val="clear"/>
                <w:rtl w:val="0"/>
              </w:rPr>
              <w:t xml:space="preserve">"string"</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"SourceType": </w:t>
            </w:r>
            <w:r w:rsidDel="00000000" w:rsidR="00000000" w:rsidRPr="00000000">
              <w:rPr>
                <w:rFonts w:ascii="Consolas" w:cs="Consolas" w:eastAsia="Consolas" w:hAnsi="Consolas"/>
                <w:color w:val="f1fa8c"/>
                <w:sz w:val="18"/>
                <w:szCs w:val="18"/>
                <w:shd w:fill="282a36" w:val="clear"/>
                <w:rtl w:val="0"/>
              </w:rPr>
              <w:t xml:space="preserve">"Unknown"</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"DeletedAt": </w:t>
            </w:r>
            <w:r w:rsidDel="00000000" w:rsidR="00000000" w:rsidRPr="00000000">
              <w:rPr>
                <w:rFonts w:ascii="Consolas" w:cs="Consolas" w:eastAsia="Consolas" w:hAnsi="Consolas"/>
                <w:color w:val="f1fa8c"/>
                <w:sz w:val="18"/>
                <w:szCs w:val="18"/>
                <w:shd w:fill="282a36" w:val="clear"/>
                <w:rtl w:val="0"/>
              </w:rPr>
              <w:t xml:space="preserve">"2023-01-31T10:20:03.750Z"</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"MatchedType": </w:t>
            </w:r>
            <w:r w:rsidDel="00000000" w:rsidR="00000000" w:rsidRPr="00000000">
              <w:rPr>
                <w:rFonts w:ascii="Consolas" w:cs="Consolas" w:eastAsia="Consolas" w:hAnsi="Consolas"/>
                <w:color w:val="f1fa8c"/>
                <w:sz w:val="18"/>
                <w:szCs w:val="18"/>
                <w:shd w:fill="282a36" w:val="clear"/>
                <w:rtl w:val="0"/>
              </w:rPr>
              <w:t xml:space="preserve">"Unknown"</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"Analytics": [</w:t>
            </w:r>
          </w:p>
          <w:p w:rsidR="00000000" w:rsidDel="00000000" w:rsidP="00000000" w:rsidRDefault="00000000" w:rsidRPr="00000000" w14:paraId="0000078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8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"AxisId": </w:t>
            </w:r>
            <w:r w:rsidDel="00000000" w:rsidR="00000000" w:rsidRPr="00000000">
              <w:rPr>
                <w:rFonts w:ascii="Consolas" w:cs="Consolas" w:eastAsia="Consolas" w:hAnsi="Consolas"/>
                <w:color w:val="f1fa8c"/>
                <w:sz w:val="18"/>
                <w:szCs w:val="18"/>
                <w:shd w:fill="282a36" w:val="clear"/>
                <w:rtl w:val="0"/>
              </w:rPr>
              <w:t xml:space="preserve">1</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8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"Tags": [</w:t>
            </w:r>
          </w:p>
          <w:p w:rsidR="00000000" w:rsidDel="00000000" w:rsidP="00000000" w:rsidRDefault="00000000" w:rsidRPr="00000000" w14:paraId="0000078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"TagId": </w:t>
            </w:r>
            <w:r w:rsidDel="00000000" w:rsidR="00000000" w:rsidRPr="00000000">
              <w:rPr>
                <w:rFonts w:ascii="Consolas" w:cs="Consolas" w:eastAsia="Consolas" w:hAnsi="Consolas"/>
                <w:color w:val="f1fa8c"/>
                <w:sz w:val="18"/>
                <w:szCs w:val="18"/>
                <w:shd w:fill="282a36" w:val="clear"/>
                <w:rtl w:val="0"/>
              </w:rPr>
              <w:t xml:space="preserve">1</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9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"Distribution": </w:t>
            </w:r>
            <w:r w:rsidDel="00000000" w:rsidR="00000000" w:rsidRPr="00000000">
              <w:rPr>
                <w:rFonts w:ascii="Consolas" w:cs="Consolas" w:eastAsia="Consolas" w:hAnsi="Consolas"/>
                <w:color w:val="f1fa8c"/>
                <w:sz w:val="18"/>
                <w:szCs w:val="18"/>
                <w:shd w:fill="282a36" w:val="clear"/>
                <w:rtl w:val="0"/>
              </w:rPr>
              <w:t xml:space="preserve">50</w:t>
            </w: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92">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"Amount": </w:t>
            </w:r>
            <w:r w:rsidDel="00000000" w:rsidR="00000000" w:rsidRPr="00000000">
              <w:rPr>
                <w:rFonts w:ascii="Consolas" w:cs="Consolas" w:eastAsia="Consolas" w:hAnsi="Consolas"/>
                <w:color w:val="f1fa8c"/>
                <w:sz w:val="18"/>
                <w:szCs w:val="18"/>
                <w:shd w:fill="282a36" w:val="clear"/>
                <w:rtl w:val="0"/>
              </w:rPr>
              <w:t xml:space="preserve">0</w:t>
            </w:r>
          </w:p>
          <w:p w:rsidR="00000000" w:rsidDel="00000000" w:rsidP="00000000" w:rsidRDefault="00000000" w:rsidRPr="00000000" w14:paraId="0000079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7">
            <w:pPr>
              <w:widowControl w:val="0"/>
              <w:spacing w:line="276" w:lineRule="auto"/>
              <w:jc w:val="left"/>
              <w:rPr>
                <w:rFonts w:ascii="Consolas" w:cs="Consolas" w:eastAsia="Consolas" w:hAnsi="Consolas"/>
                <w:color w:val="f1fa8c"/>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"IsPartialLettering": </w:t>
            </w:r>
            <w:r w:rsidDel="00000000" w:rsidR="00000000" w:rsidRPr="00000000">
              <w:rPr>
                <w:rFonts w:ascii="Consolas" w:cs="Consolas" w:eastAsia="Consolas" w:hAnsi="Consolas"/>
                <w:color w:val="f1fa8c"/>
                <w:sz w:val="18"/>
                <w:szCs w:val="18"/>
                <w:shd w:fill="282a36" w:val="clear"/>
                <w:rtl w:val="0"/>
              </w:rPr>
              <w:t xml:space="preserve">true</w:t>
            </w:r>
          </w:p>
          <w:p w:rsidR="00000000" w:rsidDel="00000000" w:rsidP="00000000" w:rsidRDefault="00000000" w:rsidRPr="00000000" w14:paraId="0000079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79A">
            <w:pPr>
              <w:widowControl w:val="0"/>
              <w:spacing w:line="276" w:lineRule="auto"/>
              <w:jc w:val="left"/>
              <w:rPr>
                <w:color w:val="434343"/>
                <w:sz w:val="18"/>
                <w:szCs w:val="18"/>
              </w:rPr>
            </w:pPr>
            <w:r w:rsidDel="00000000" w:rsidR="00000000" w:rsidRPr="00000000">
              <w:rPr>
                <w:rFonts w:ascii="Consolas" w:cs="Consolas" w:eastAsia="Consolas" w:hAnsi="Consolas"/>
                <w:color w:val="f8f8f2"/>
                <w:sz w:val="18"/>
                <w:szCs w:val="18"/>
                <w:shd w:fill="282a36" w:val="clear"/>
                <w:rtl w:val="0"/>
              </w:rPr>
              <w:t xml:space="preserve">}</w:t>
            </w:r>
            <w:r w:rsidDel="00000000" w:rsidR="00000000" w:rsidRPr="00000000">
              <w:rPr>
                <w:rtl w:val="0"/>
              </w:rPr>
            </w:r>
          </w:p>
        </w:tc>
      </w:tr>
    </w:tbl>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pStyle w:val="Heading2"/>
        <w:rPr/>
      </w:pPr>
      <w:bookmarkStart w:colFirst="0" w:colLast="0" w:name="_lob4epb9ecpa" w:id="230"/>
      <w:bookmarkEnd w:id="230"/>
      <w:r w:rsidDel="00000000" w:rsidR="00000000" w:rsidRPr="00000000">
        <w:rPr>
          <w:rtl w:val="0"/>
        </w:rPr>
        <w:t xml:space="preserve">Balances</w:t>
      </w:r>
    </w:p>
    <w:p w:rsidR="00000000" w:rsidDel="00000000" w:rsidP="00000000" w:rsidRDefault="00000000" w:rsidRPr="00000000" w14:paraId="0000079E">
      <w:pPr>
        <w:pStyle w:val="Heading3"/>
        <w:rPr/>
      </w:pPr>
      <w:bookmarkStart w:colFirst="0" w:colLast="0" w:name="_4kjzpgoajtps" w:id="231"/>
      <w:bookmarkEnd w:id="231"/>
      <w:r w:rsidDel="00000000" w:rsidR="00000000" w:rsidRPr="00000000">
        <w:rPr>
          <w:rtl w:val="0"/>
        </w:rPr>
        <w:t xml:space="preserve">Lecture de la balance v1</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Cet endpoint permet de récupérer la balance d’un exercice comptable</w:t>
      </w:r>
    </w:p>
    <w:p w:rsidR="00000000" w:rsidDel="00000000" w:rsidP="00000000" w:rsidRDefault="00000000" w:rsidRPr="00000000" w14:paraId="000007A1">
      <w:pPr>
        <w:pStyle w:val="Heading4"/>
        <w:rPr/>
      </w:pPr>
      <w:bookmarkStart w:colFirst="0" w:colLast="0" w:name="_2jf13uw3orn9" w:id="232"/>
      <w:bookmarkEnd w:id="232"/>
      <w:r w:rsidDel="00000000" w:rsidR="00000000" w:rsidRPr="00000000">
        <w:rPr>
          <w:rtl w:val="0"/>
        </w:rPr>
        <w:t xml:space="preserve">Request</w:t>
      </w:r>
    </w:p>
    <w:p w:rsidR="00000000" w:rsidDel="00000000" w:rsidP="00000000" w:rsidRDefault="00000000" w:rsidRPr="00000000" w14:paraId="000007A2">
      <w:pPr>
        <w:pStyle w:val="Subtitle"/>
        <w:rPr/>
      </w:pPr>
      <w:bookmarkStart w:colFirst="0" w:colLast="0" w:name="_dm13paprwdqr" w:id="233"/>
      <w:bookmarkEnd w:id="233"/>
      <w:r w:rsidDel="00000000" w:rsidR="00000000" w:rsidRPr="00000000">
        <w:rPr>
          <w:rtl w:val="0"/>
        </w:rPr>
        <w:t xml:space="preserve">URL</w:t>
      </w:r>
    </w:p>
    <w:p w:rsidR="00000000" w:rsidDel="00000000" w:rsidP="00000000" w:rsidRDefault="00000000" w:rsidRPr="00000000" w14:paraId="000007A3">
      <w:pPr>
        <w:rPr>
          <w:color w:val="4744e3"/>
          <w:u w:val="single"/>
        </w:rPr>
      </w:pPr>
      <w:r w:rsidDel="00000000" w:rsidR="00000000" w:rsidRPr="00000000">
        <w:rPr>
          <w:color w:val="4744e3"/>
          <w:u w:val="single"/>
          <w:rtl w:val="0"/>
        </w:rPr>
        <w:t xml:space="preserve">/v1/dossiers/{dossierId}/balances</w:t>
      </w:r>
    </w:p>
    <w:p w:rsidR="00000000" w:rsidDel="00000000" w:rsidP="00000000" w:rsidRDefault="00000000" w:rsidRPr="00000000" w14:paraId="000007A4">
      <w:pPr>
        <w:pStyle w:val="Subtitle"/>
        <w:rPr/>
      </w:pPr>
      <w:bookmarkStart w:colFirst="0" w:colLast="0" w:name="_124vjpn88248" w:id="234"/>
      <w:bookmarkEnd w:id="234"/>
      <w:r w:rsidDel="00000000" w:rsidR="00000000" w:rsidRPr="00000000">
        <w:rPr>
          <w:rtl w:val="0"/>
        </w:rPr>
        <w:t xml:space="preserve">Method</w:t>
      </w:r>
    </w:p>
    <w:p w:rsidR="00000000" w:rsidDel="00000000" w:rsidP="00000000" w:rsidRDefault="00000000" w:rsidRPr="00000000" w14:paraId="000007A5">
      <w:pPr>
        <w:rPr/>
      </w:pPr>
      <w:r w:rsidDel="00000000" w:rsidR="00000000" w:rsidRPr="00000000">
        <w:rPr>
          <w:rtl w:val="0"/>
        </w:rPr>
        <w:t xml:space="preserve">GET</w:t>
      </w:r>
    </w:p>
    <w:p w:rsidR="00000000" w:rsidDel="00000000" w:rsidP="00000000" w:rsidRDefault="00000000" w:rsidRPr="00000000" w14:paraId="000007A6">
      <w:pPr>
        <w:pStyle w:val="Subtitle"/>
        <w:rPr/>
      </w:pPr>
      <w:bookmarkStart w:colFirst="0" w:colLast="0" w:name="_92w03ssaixdw" w:id="235"/>
      <w:bookmarkEnd w:id="235"/>
      <w:r w:rsidDel="00000000" w:rsidR="00000000" w:rsidRPr="00000000">
        <w:rPr>
          <w:rtl w:val="0"/>
        </w:rPr>
        <w:t xml:space="preserve">Paramètres path</w:t>
      </w:r>
    </w:p>
    <w:p w:rsidR="00000000" w:rsidDel="00000000" w:rsidP="00000000" w:rsidRDefault="00000000" w:rsidRPr="00000000" w14:paraId="000007A7">
      <w:pPr>
        <w:rPr>
          <w:color w:val="434343"/>
        </w:rPr>
      </w:pPr>
      <w:r w:rsidDel="00000000" w:rsidR="00000000" w:rsidRPr="00000000">
        <w:rPr>
          <w:rtl w:val="0"/>
        </w:rPr>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A8">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A9">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AA">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jc w:val="left"/>
              <w:rPr>
                <w:color w:val="434343"/>
              </w:rPr>
            </w:pPr>
            <w:r w:rsidDel="00000000" w:rsidR="00000000" w:rsidRPr="00000000">
              <w:rPr>
                <w:color w:val="434343"/>
                <w:rtl w:val="0"/>
              </w:rPr>
              <w:t xml:space="preserve">dossierId</w:t>
            </w: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7AE">
      <w:pPr>
        <w:pStyle w:val="Subtitle"/>
        <w:rPr/>
      </w:pPr>
      <w:bookmarkStart w:colFirst="0" w:colLast="0" w:name="_je7ecrvideuo" w:id="236"/>
      <w:bookmarkEnd w:id="236"/>
      <w:r w:rsidDel="00000000" w:rsidR="00000000" w:rsidRPr="00000000">
        <w:rPr>
          <w:rtl w:val="0"/>
        </w:rPr>
        <w:t xml:space="preserve">Paramètres query</w:t>
      </w:r>
    </w:p>
    <w:p w:rsidR="00000000" w:rsidDel="00000000" w:rsidP="00000000" w:rsidRDefault="00000000" w:rsidRPr="00000000" w14:paraId="000007AF">
      <w:pPr>
        <w:rPr>
          <w:color w:val="434343"/>
        </w:rPr>
      </w:pPr>
      <w:r w:rsidDel="00000000" w:rsidR="00000000" w:rsidRPr="00000000">
        <w:rPr>
          <w:rtl w:val="0"/>
        </w:rPr>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B0">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B1">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B2">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jc w:val="left"/>
              <w:rPr>
                <w:color w:val="434343"/>
              </w:rPr>
            </w:pPr>
            <w:r w:rsidDel="00000000" w:rsidR="00000000" w:rsidRPr="00000000">
              <w:rPr>
                <w:color w:val="434343"/>
                <w:rtl w:val="0"/>
              </w:rPr>
              <w:t xml:space="preserve">startDate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jc w:val="left"/>
              <w:rPr>
                <w:color w:val="434343"/>
              </w:rPr>
            </w:pPr>
            <w:r w:rsidDel="00000000" w:rsidR="00000000" w:rsidRPr="00000000">
              <w:rPr>
                <w:color w:val="434343"/>
                <w:rtl w:val="0"/>
              </w:rPr>
              <w:t xml:space="preserve">Date de début de période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jc w:val="left"/>
              <w:rPr>
                <w:color w:val="434343"/>
              </w:rPr>
            </w:pPr>
            <w:r w:rsidDel="00000000" w:rsidR="00000000" w:rsidRPr="00000000">
              <w:rPr>
                <w:color w:val="434343"/>
                <w:rtl w:val="0"/>
              </w:rPr>
              <w:t xml:space="preserve">endDate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jc w:val="left"/>
              <w:rPr>
                <w:color w:val="434343"/>
              </w:rPr>
            </w:pPr>
            <w:r w:rsidDel="00000000" w:rsidR="00000000" w:rsidRPr="00000000">
              <w:rPr>
                <w:color w:val="434343"/>
                <w:rtl w:val="0"/>
              </w:rPr>
              <w:t xml:space="preserve">Date de fin de période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jc w:val="left"/>
              <w:rPr>
                <w:color w:val="434343"/>
              </w:rPr>
            </w:pPr>
            <w:r w:rsidDel="00000000" w:rsidR="00000000" w:rsidRPr="00000000">
              <w:rPr>
                <w:color w:val="434343"/>
                <w:rtl w:val="0"/>
              </w:rPr>
              <w:t xml:space="preserve">balanceScope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jc w:val="left"/>
              <w:rPr>
                <w:color w:val="434343"/>
              </w:rPr>
            </w:pPr>
            <w:r w:rsidDel="00000000" w:rsidR="00000000" w:rsidRPr="00000000">
              <w:rPr>
                <w:color w:val="434343"/>
                <w:rtl w:val="0"/>
              </w:rPr>
              <w:t xml:space="preserve">Enumération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jc w:val="left"/>
              <w:rPr>
                <w:color w:val="434343"/>
              </w:rPr>
            </w:pPr>
            <w:r w:rsidDel="00000000" w:rsidR="00000000" w:rsidRPr="00000000">
              <w:rPr>
                <w:color w:val="434343"/>
                <w:rtl w:val="0"/>
              </w:rPr>
              <w:t xml:space="preserve">Un parmi [</w:t>
            </w:r>
            <w:r w:rsidDel="00000000" w:rsidR="00000000" w:rsidRPr="00000000">
              <w:rPr>
                <w:rFonts w:ascii="Courier New" w:cs="Courier New" w:eastAsia="Courier New" w:hAnsi="Courier New"/>
                <w:color w:val="3b4151"/>
                <w:sz w:val="18"/>
                <w:szCs w:val="18"/>
                <w:rtl w:val="0"/>
              </w:rPr>
              <w:t xml:space="preserve">Impacted, All</w:t>
            </w:r>
            <w:r w:rsidDel="00000000" w:rsidR="00000000" w:rsidRPr="00000000">
              <w:rPr>
                <w:color w:val="434343"/>
                <w:rtl w:val="0"/>
              </w:rPr>
              <w:t xml:space="preser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jc w:val="left"/>
              <w:rPr>
                <w:color w:val="434343"/>
              </w:rPr>
            </w:pPr>
            <w:r w:rsidDel="00000000" w:rsidR="00000000" w:rsidRPr="00000000">
              <w:rPr>
                <w:color w:val="434343"/>
                <w:rtl w:val="0"/>
              </w:rPr>
              <w:t xml:space="preserve">accountNumbers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jc w:val="left"/>
              <w:rPr>
                <w:color w:val="434343"/>
              </w:rPr>
            </w:pPr>
            <w:r w:rsidDel="00000000" w:rsidR="00000000" w:rsidRPr="00000000">
              <w:rPr>
                <w:color w:val="434343"/>
                <w:rtl w:val="0"/>
              </w:rPr>
              <w:t xml:space="preserve">Liste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jc w:val="left"/>
              <w:rPr>
                <w:color w:val="434343"/>
              </w:rPr>
            </w:pPr>
            <w:r w:rsidDel="00000000" w:rsidR="00000000" w:rsidRPr="00000000">
              <w:rPr>
                <w:color w:val="434343"/>
                <w:rtl w:val="0"/>
              </w:rPr>
              <w:t xml:space="preserve">Liste de compte à filtrer</w:t>
            </w:r>
          </w:p>
        </w:tc>
      </w:tr>
    </w:tbl>
    <w:p w:rsidR="00000000" w:rsidDel="00000000" w:rsidP="00000000" w:rsidRDefault="00000000" w:rsidRPr="00000000" w14:paraId="000007BF">
      <w:pPr>
        <w:pStyle w:val="Heading4"/>
        <w:rPr/>
      </w:pPr>
      <w:bookmarkStart w:colFirst="0" w:colLast="0" w:name="_eb6mc0ck0ms4" w:id="237"/>
      <w:bookmarkEnd w:id="237"/>
      <w:r w:rsidDel="00000000" w:rsidR="00000000" w:rsidRPr="00000000">
        <w:rPr>
          <w:rtl w:val="0"/>
        </w:rPr>
        <w:t xml:space="preserve">Exemple</w:t>
      </w:r>
    </w:p>
    <w:p w:rsidR="00000000" w:rsidDel="00000000" w:rsidP="00000000" w:rsidRDefault="00000000" w:rsidRPr="00000000" w14:paraId="000007C0">
      <w:pPr>
        <w:rPr>
          <w:color w:val="555555"/>
          <w:sz w:val="18"/>
          <w:szCs w:val="18"/>
          <w:shd w:fill="41444e" w:val="clear"/>
        </w:rPr>
      </w:pPr>
      <w:r w:rsidDel="00000000" w:rsidR="00000000" w:rsidRPr="00000000">
        <w:rPr>
          <w:rtl w:val="0"/>
        </w:rPr>
      </w:r>
    </w:p>
    <w:tbl>
      <w:tblPr>
        <w:tblStyle w:val="Table83"/>
        <w:jc w:val="left"/>
        <w:tblLayout w:type="fixed"/>
        <w:tblLook w:val="0600"/>
      </w:tblPr>
      <w:tblGrid>
        <w:gridCol w:w="9029"/>
        <w:tblGridChange w:id="0">
          <w:tblGrid>
            <w:gridCol w:w="9029"/>
          </w:tblGrid>
        </w:tblGridChange>
      </w:tblGrid>
      <w:tr>
        <w:trPr>
          <w:cantSplit w:val="0"/>
          <w:trHeight w:val="79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https://wa-fred-accounting-services-prod.azurewebsites.net/v1/dossiers/2903/balances?startDate=2024-01-01&amp;endDate=2024-12-31&amp;accountNumbers=401,411&amp;balanceScope=All</w:t>
            </w:r>
          </w:p>
        </w:tc>
      </w:tr>
    </w:tbl>
    <w:p w:rsidR="00000000" w:rsidDel="00000000" w:rsidP="00000000" w:rsidRDefault="00000000" w:rsidRPr="00000000" w14:paraId="000007C2">
      <w:pPr>
        <w:pStyle w:val="Heading4"/>
        <w:rPr/>
      </w:pPr>
      <w:bookmarkStart w:colFirst="0" w:colLast="0" w:name="_1r0zjjqofove" w:id="238"/>
      <w:bookmarkEnd w:id="238"/>
      <w:r w:rsidDel="00000000" w:rsidR="00000000" w:rsidRPr="00000000">
        <w:rPr>
          <w:rtl w:val="0"/>
        </w:rPr>
        <w:t xml:space="preserve">Réponse</w:t>
      </w:r>
    </w:p>
    <w:p w:rsidR="00000000" w:rsidDel="00000000" w:rsidP="00000000" w:rsidRDefault="00000000" w:rsidRPr="00000000" w14:paraId="000007C3">
      <w:pPr>
        <w:pStyle w:val="Subtitle"/>
        <w:rPr/>
      </w:pPr>
      <w:bookmarkStart w:colFirst="0" w:colLast="0" w:name="_pdzaj63xi85i" w:id="239"/>
      <w:bookmarkEnd w:id="239"/>
      <w:r w:rsidDel="00000000" w:rsidR="00000000" w:rsidRPr="00000000">
        <w:rPr>
          <w:rtl w:val="0"/>
        </w:rPr>
        <w:t xml:space="preserve">Content-type</w:t>
      </w:r>
    </w:p>
    <w:p w:rsidR="00000000" w:rsidDel="00000000" w:rsidP="00000000" w:rsidRDefault="00000000" w:rsidRPr="00000000" w14:paraId="000007C4">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7C5">
      <w:pPr>
        <w:pStyle w:val="Subtitle"/>
        <w:rPr/>
      </w:pPr>
      <w:bookmarkStart w:colFirst="0" w:colLast="0" w:name="_dfhokiiv89jq" w:id="240"/>
      <w:bookmarkEnd w:id="240"/>
      <w:r w:rsidDel="00000000" w:rsidR="00000000" w:rsidRPr="00000000">
        <w:rPr>
          <w:rtl w:val="0"/>
        </w:rPr>
        <w:t xml:space="preserve">Response Body</w:t>
      </w:r>
    </w:p>
    <w:p w:rsidR="00000000" w:rsidDel="00000000" w:rsidP="00000000" w:rsidRDefault="00000000" w:rsidRPr="00000000" w14:paraId="000007C6">
      <w:pPr>
        <w:rPr>
          <w:color w:val="434343"/>
        </w:rPr>
      </w:pPr>
      <w:r w:rsidDel="00000000" w:rsidR="00000000" w:rsidRPr="00000000">
        <w:rPr>
          <w:rtl w:val="0"/>
        </w:rPr>
      </w:r>
    </w:p>
    <w:tbl>
      <w:tblPr>
        <w:tblStyle w:val="Table8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C7">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7C8">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jc w:val="left"/>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jc w:val="left"/>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jc w:val="left"/>
              <w:rPr>
                <w:color w:val="434343"/>
              </w:rPr>
            </w:pPr>
            <w:r w:rsidDel="00000000" w:rsidR="00000000" w:rsidRPr="00000000">
              <w:rPr>
                <w:color w:val="434343"/>
                <w:rtl w:val="0"/>
              </w:rPr>
              <w:t xml:space="preserve">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jc w:val="left"/>
              <w:rPr>
                <w:color w:val="434343"/>
              </w:rPr>
            </w:pPr>
            <w:r w:rsidDel="00000000" w:rsidR="00000000" w:rsidRPr="00000000">
              <w:rPr>
                <w:color w:val="434343"/>
                <w:rtl w:val="0"/>
              </w:rPr>
              <w:t xml:space="preserve">Libellé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jc w:val="left"/>
              <w:rPr>
                <w:color w:val="434343"/>
              </w:rPr>
            </w:pPr>
            <w:r w:rsidDel="00000000" w:rsidR="00000000" w:rsidRPr="00000000">
              <w:rPr>
                <w:color w:val="434343"/>
                <w:rtl w:val="0"/>
              </w:rPr>
              <w:t xml:space="preserve">LineCount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jc w:val="left"/>
              <w:rPr>
                <w:color w:val="434343"/>
              </w:rPr>
            </w:pPr>
            <w:r w:rsidDel="00000000" w:rsidR="00000000" w:rsidRPr="00000000">
              <w:rPr>
                <w:color w:val="434343"/>
                <w:rtl w:val="0"/>
              </w:rPr>
              <w:t xml:space="preserve">Nombre de lignes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jc w:val="left"/>
              <w:rPr>
                <w:color w:val="434343"/>
              </w:rPr>
            </w:pPr>
            <w:r w:rsidDel="00000000" w:rsidR="00000000" w:rsidRPr="00000000">
              <w:rPr>
                <w:color w:val="434343"/>
                <w:rtl w:val="0"/>
              </w:rPr>
              <w:t xml:space="preserve">DebitBalance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jc w:val="left"/>
              <w:rPr>
                <w:color w:val="434343"/>
              </w:rPr>
            </w:pPr>
            <w:r w:rsidDel="00000000" w:rsidR="00000000" w:rsidRPr="00000000">
              <w:rPr>
                <w:color w:val="434343"/>
                <w:rtl w:val="0"/>
              </w:rPr>
              <w:t xml:space="preserve">Solde du compte débiteur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jc w:val="left"/>
              <w:rPr>
                <w:color w:val="434343"/>
              </w:rPr>
            </w:pPr>
            <w:r w:rsidDel="00000000" w:rsidR="00000000" w:rsidRPr="00000000">
              <w:rPr>
                <w:color w:val="434343"/>
                <w:rtl w:val="0"/>
              </w:rPr>
              <w:t xml:space="preserve">CreditBalance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jc w:val="left"/>
              <w:rPr>
                <w:color w:val="434343"/>
              </w:rPr>
            </w:pPr>
            <w:r w:rsidDel="00000000" w:rsidR="00000000" w:rsidRPr="00000000">
              <w:rPr>
                <w:color w:val="434343"/>
                <w:rtl w:val="0"/>
              </w:rPr>
              <w:t xml:space="preserve">Solde du compte créditeur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jc w:val="left"/>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jc w:val="left"/>
              <w:rPr>
                <w:color w:val="434343"/>
              </w:rPr>
            </w:pPr>
            <w:r w:rsidDel="00000000" w:rsidR="00000000" w:rsidRPr="00000000">
              <w:rPr>
                <w:color w:val="434343"/>
                <w:rtl w:val="0"/>
              </w:rPr>
              <w:t xml:space="preserve">Total des comptes au débit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jc w:val="left"/>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jc w:val="left"/>
              <w:rPr>
                <w:color w:val="434343"/>
              </w:rPr>
            </w:pPr>
            <w:r w:rsidDel="00000000" w:rsidR="00000000" w:rsidRPr="00000000">
              <w:rPr>
                <w:color w:val="434343"/>
                <w:rtl w:val="0"/>
              </w:rPr>
              <w:t xml:space="preserve">Total des comptes au drédit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jc w:val="left"/>
              <w:rPr>
                <w:color w:val="434343"/>
              </w:rPr>
            </w:pPr>
            <w:r w:rsidDel="00000000" w:rsidR="00000000" w:rsidRPr="00000000">
              <w:rPr>
                <w:color w:val="434343"/>
                <w:rtl w:val="0"/>
              </w:rPr>
              <w:t xml:space="preserve">DebitAmountBroughtForward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jc w:val="left"/>
              <w:rPr>
                <w:color w:val="434343"/>
              </w:rPr>
            </w:pPr>
            <w:r w:rsidDel="00000000" w:rsidR="00000000" w:rsidRPr="00000000">
              <w:rPr>
                <w:color w:val="434343"/>
                <w:rtl w:val="0"/>
              </w:rPr>
              <w:t xml:space="preserve">Solde a-nouveau débiteur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jc w:val="left"/>
              <w:rPr>
                <w:color w:val="434343"/>
              </w:rPr>
            </w:pPr>
            <w:r w:rsidDel="00000000" w:rsidR="00000000" w:rsidRPr="00000000">
              <w:rPr>
                <w:color w:val="434343"/>
                <w:rtl w:val="0"/>
              </w:rPr>
              <w:t xml:space="preserve">CreditAmountBroughtForward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jc w:val="left"/>
              <w:rPr>
                <w:color w:val="434343"/>
              </w:rPr>
            </w:pPr>
            <w:r w:rsidDel="00000000" w:rsidR="00000000" w:rsidRPr="00000000">
              <w:rPr>
                <w:color w:val="434343"/>
                <w:rtl w:val="0"/>
              </w:rPr>
              <w:t xml:space="preserve">Solde a-nouveau créditeur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jc w:val="left"/>
              <w:rPr>
                <w:color w:val="434343"/>
              </w:rPr>
            </w:pPr>
            <w:r w:rsidDel="00000000" w:rsidR="00000000" w:rsidRPr="00000000">
              <w:rPr>
                <w:color w:val="434343"/>
                <w:rtl w:val="0"/>
              </w:rPr>
              <w:t xml:space="preserve">UnletteredOrCrossLetteredLineCount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jc w:val="left"/>
              <w:rPr>
                <w:color w:val="434343"/>
              </w:rPr>
            </w:pPr>
            <w:r w:rsidDel="00000000" w:rsidR="00000000" w:rsidRPr="00000000">
              <w:rPr>
                <w:color w:val="434343"/>
                <w:rtl w:val="0"/>
              </w:rPr>
              <w:t xml:space="preserve">Lignes non lettrées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jc w:val="left"/>
              <w:rPr>
                <w:color w:val="434343"/>
              </w:rPr>
            </w:pPr>
            <w:r w:rsidDel="00000000" w:rsidR="00000000" w:rsidRPr="00000000">
              <w:rPr>
                <w:color w:val="434343"/>
                <w:rtl w:val="0"/>
              </w:rPr>
              <w:t xml:space="preserve">AuxiliaryBalance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jc w:val="left"/>
              <w:rPr>
                <w:color w:val="434343"/>
              </w:rPr>
            </w:pPr>
            <w:r w:rsidDel="00000000" w:rsidR="00000000" w:rsidRPr="00000000">
              <w:rPr>
                <w:color w:val="434343"/>
                <w:rtl w:val="0"/>
              </w:rPr>
              <w:t xml:space="preserve">Liste des balances des comptes auxiliaire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jc w:val="left"/>
              <w:rPr>
                <w:color w:val="434343"/>
              </w:rPr>
            </w:pPr>
            <w:r w:rsidDel="00000000" w:rsidR="00000000" w:rsidRPr="00000000">
              <w:rPr>
                <w:color w:val="434343"/>
                <w:rtl w:val="0"/>
              </w:rPr>
              <w:t xml:space="preserve">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jc w:val="left"/>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jc w:val="left"/>
              <w:rPr>
                <w:color w:val="434343"/>
              </w:rPr>
            </w:pPr>
            <w:r w:rsidDel="00000000" w:rsidR="00000000" w:rsidRPr="00000000">
              <w:rPr>
                <w:color w:val="434343"/>
                <w:rtl w:val="0"/>
              </w:rPr>
              <w:t xml:space="preserve">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jc w:val="left"/>
              <w:rPr>
                <w:color w:val="434343"/>
              </w:rPr>
            </w:pPr>
            <w:r w:rsidDel="00000000" w:rsidR="00000000" w:rsidRPr="00000000">
              <w:rPr>
                <w:color w:val="434343"/>
                <w:rtl w:val="0"/>
              </w:rPr>
              <w:t xml:space="preserve">Libellé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jc w:val="left"/>
              <w:rPr>
                <w:color w:val="434343"/>
              </w:rPr>
            </w:pPr>
            <w:r w:rsidDel="00000000" w:rsidR="00000000" w:rsidRPr="00000000">
              <w:rPr>
                <w:color w:val="434343"/>
                <w:rtl w:val="0"/>
              </w:rPr>
              <w:t xml:space="preserve">Account/ParentAccountNumber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jc w:val="left"/>
              <w:rPr>
                <w:color w:val="434343"/>
              </w:rPr>
            </w:pPr>
            <w:r w:rsidDel="00000000" w:rsidR="00000000" w:rsidRPr="00000000">
              <w:rPr>
                <w:color w:val="434343"/>
                <w:rtl w:val="0"/>
              </w:rPr>
              <w:t xml:space="preserve">Compte parent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jc w:val="left"/>
              <w:rPr>
                <w:color w:val="434343"/>
              </w:rPr>
            </w:pPr>
            <w:r w:rsidDel="00000000" w:rsidR="00000000" w:rsidRPr="00000000">
              <w:rPr>
                <w:color w:val="434343"/>
                <w:rtl w:val="0"/>
              </w:rPr>
              <w:t xml:space="preserve">LineCount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jc w:val="left"/>
              <w:rPr>
                <w:color w:val="434343"/>
              </w:rPr>
            </w:pPr>
            <w:r w:rsidDel="00000000" w:rsidR="00000000" w:rsidRPr="00000000">
              <w:rPr>
                <w:color w:val="434343"/>
                <w:rtl w:val="0"/>
              </w:rPr>
              <w:t xml:space="preserve">Nombre de lignes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jc w:val="left"/>
              <w:rPr>
                <w:color w:val="434343"/>
              </w:rPr>
            </w:pPr>
            <w:r w:rsidDel="00000000" w:rsidR="00000000" w:rsidRPr="00000000">
              <w:rPr>
                <w:color w:val="434343"/>
                <w:rtl w:val="0"/>
              </w:rPr>
              <w:t xml:space="preserve">DebitBalance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jc w:val="left"/>
              <w:rPr>
                <w:color w:val="434343"/>
              </w:rPr>
            </w:pPr>
            <w:r w:rsidDel="00000000" w:rsidR="00000000" w:rsidRPr="00000000">
              <w:rPr>
                <w:color w:val="434343"/>
                <w:rtl w:val="0"/>
              </w:rPr>
              <w:t xml:space="preserve">Solde du compte débiteur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jc w:val="left"/>
              <w:rPr>
                <w:color w:val="434343"/>
              </w:rPr>
            </w:pPr>
            <w:r w:rsidDel="00000000" w:rsidR="00000000" w:rsidRPr="00000000">
              <w:rPr>
                <w:color w:val="434343"/>
                <w:rtl w:val="0"/>
              </w:rPr>
              <w:t xml:space="preserve">CreditBalance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jc w:val="left"/>
              <w:rPr>
                <w:color w:val="434343"/>
              </w:rPr>
            </w:pPr>
            <w:r w:rsidDel="00000000" w:rsidR="00000000" w:rsidRPr="00000000">
              <w:rPr>
                <w:color w:val="434343"/>
                <w:rtl w:val="0"/>
              </w:rPr>
              <w:t xml:space="preserve">Solde du compte créditeur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jc w:val="left"/>
              <w:rPr>
                <w:color w:val="434343"/>
              </w:rPr>
            </w:pPr>
            <w:r w:rsidDel="00000000" w:rsidR="00000000" w:rsidRPr="00000000">
              <w:rPr>
                <w:color w:val="434343"/>
                <w:rtl w:val="0"/>
              </w:rPr>
              <w:t xml:space="preserve">DebitAmount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jc w:val="left"/>
              <w:rPr>
                <w:color w:val="434343"/>
              </w:rPr>
            </w:pPr>
            <w:r w:rsidDel="00000000" w:rsidR="00000000" w:rsidRPr="00000000">
              <w:rPr>
                <w:color w:val="434343"/>
                <w:rtl w:val="0"/>
              </w:rPr>
              <w:t xml:space="preserve">CreditAmount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jc w:val="left"/>
              <w:rPr>
                <w:color w:val="434343"/>
              </w:rPr>
            </w:pPr>
            <w:r w:rsidDel="00000000" w:rsidR="00000000" w:rsidRPr="00000000">
              <w:rPr>
                <w:color w:val="434343"/>
                <w:rtl w:val="0"/>
              </w:rPr>
              <w:t xml:space="preserve">DebitAmountBroughtForward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jc w:val="left"/>
              <w:rPr>
                <w:color w:val="434343"/>
              </w:rPr>
            </w:pPr>
            <w:r w:rsidDel="00000000" w:rsidR="00000000" w:rsidRPr="00000000">
              <w:rPr>
                <w:color w:val="434343"/>
                <w:rtl w:val="0"/>
              </w:rPr>
              <w:t xml:space="preserve">Solde a-nouveau débiteur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jc w:val="left"/>
              <w:rPr>
                <w:color w:val="434343"/>
              </w:rPr>
            </w:pPr>
            <w:r w:rsidDel="00000000" w:rsidR="00000000" w:rsidRPr="00000000">
              <w:rPr>
                <w:color w:val="434343"/>
                <w:rtl w:val="0"/>
              </w:rPr>
              <w:t xml:space="preserve">CreditAmountBroughtForward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jc w:val="left"/>
              <w:rPr>
                <w:color w:val="434343"/>
              </w:rPr>
            </w:pPr>
            <w:r w:rsidDel="00000000" w:rsidR="00000000" w:rsidRPr="00000000">
              <w:rPr>
                <w:color w:val="434343"/>
                <w:rtl w:val="0"/>
              </w:rPr>
              <w:t xml:space="preserve">Solde a-nouveau créditeur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jc w:val="left"/>
              <w:rPr>
                <w:color w:val="434343"/>
              </w:rPr>
            </w:pPr>
            <w:r w:rsidDel="00000000" w:rsidR="00000000" w:rsidRPr="00000000">
              <w:rPr>
                <w:color w:val="434343"/>
                <w:rtl w:val="0"/>
              </w:rPr>
              <w:t xml:space="preserv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jc w:val="left"/>
              <w:rPr>
                <w:color w:val="434343"/>
              </w:rPr>
            </w:pPr>
            <w:r w:rsidDel="00000000" w:rsidR="00000000" w:rsidRPr="00000000">
              <w:rPr>
                <w:rtl w:val="0"/>
              </w:rPr>
            </w:r>
          </w:p>
        </w:tc>
      </w:tr>
    </w:tbl>
    <w:p w:rsidR="00000000" w:rsidDel="00000000" w:rsidP="00000000" w:rsidRDefault="00000000" w:rsidRPr="00000000" w14:paraId="000007FB">
      <w:pPr>
        <w:rPr>
          <w:color w:val="434343"/>
        </w:rPr>
      </w:pPr>
      <w:r w:rsidDel="00000000" w:rsidR="00000000" w:rsidRPr="00000000">
        <w:rPr>
          <w:rtl w:val="0"/>
        </w:rPr>
      </w:r>
    </w:p>
    <w:p w:rsidR="00000000" w:rsidDel="00000000" w:rsidP="00000000" w:rsidRDefault="00000000" w:rsidRPr="00000000" w14:paraId="000007FC">
      <w:pPr>
        <w:pStyle w:val="Heading4"/>
        <w:rPr/>
      </w:pPr>
      <w:bookmarkStart w:colFirst="0" w:colLast="0" w:name="_36gpzst2ckj3" w:id="241"/>
      <w:bookmarkEnd w:id="241"/>
      <w:r w:rsidDel="00000000" w:rsidR="00000000" w:rsidRPr="00000000">
        <w:rPr>
          <w:rtl w:val="0"/>
        </w:rPr>
        <w:t xml:space="preserve">Exemple</w:t>
      </w:r>
    </w:p>
    <w:p w:rsidR="00000000" w:rsidDel="00000000" w:rsidP="00000000" w:rsidRDefault="00000000" w:rsidRPr="00000000" w14:paraId="000007FD">
      <w:pPr>
        <w:rPr/>
      </w:pPr>
      <w:r w:rsidDel="00000000" w:rsidR="00000000" w:rsidRPr="00000000">
        <w:rPr>
          <w:rtl w:val="0"/>
        </w:rPr>
      </w:r>
    </w:p>
    <w:tbl>
      <w:tblPr>
        <w:tblStyle w:val="Table85"/>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7F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0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w:t>
            </w:r>
          </w:p>
          <w:p w:rsidR="00000000" w:rsidDel="00000000" w:rsidP="00000000" w:rsidRDefault="00000000" w:rsidRPr="00000000" w14:paraId="0000080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"Number": "401",</w:t>
            </w:r>
          </w:p>
          <w:p w:rsidR="00000000" w:rsidDel="00000000" w:rsidP="00000000" w:rsidRDefault="00000000" w:rsidRPr="00000000" w14:paraId="0000080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"Label": "FOURNISSEURS"</w:t>
            </w:r>
          </w:p>
          <w:p w:rsidR="00000000" w:rsidDel="00000000" w:rsidP="00000000" w:rsidRDefault="00000000" w:rsidRPr="00000000" w14:paraId="0000080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0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"LineCount": 4,</w:t>
            </w:r>
          </w:p>
          <w:p w:rsidR="00000000" w:rsidDel="00000000" w:rsidP="00000000" w:rsidRDefault="00000000" w:rsidRPr="00000000" w14:paraId="0000080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"DebitBalance": 0,</w:t>
            </w:r>
          </w:p>
          <w:p w:rsidR="00000000" w:rsidDel="00000000" w:rsidP="00000000" w:rsidRDefault="00000000" w:rsidRPr="00000000" w14:paraId="0000080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"CreditBalance": 6223.65,</w:t>
            </w:r>
          </w:p>
          <w:p w:rsidR="00000000" w:rsidDel="00000000" w:rsidP="00000000" w:rsidRDefault="00000000" w:rsidRPr="00000000" w14:paraId="0000080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"DebitAmount": 0,</w:t>
            </w:r>
          </w:p>
          <w:p w:rsidR="00000000" w:rsidDel="00000000" w:rsidP="00000000" w:rsidRDefault="00000000" w:rsidRPr="00000000" w14:paraId="0000080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"CreditAmount": 6223.65,</w:t>
            </w:r>
          </w:p>
          <w:p w:rsidR="00000000" w:rsidDel="00000000" w:rsidP="00000000" w:rsidRDefault="00000000" w:rsidRPr="00000000" w14:paraId="0000080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"CreditAmountBroughtForward": 5223.65,</w:t>
            </w:r>
          </w:p>
          <w:p w:rsidR="00000000" w:rsidDel="00000000" w:rsidP="00000000" w:rsidRDefault="00000000" w:rsidRPr="00000000" w14:paraId="0000080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"DebitAmountBroughtForward": 0,</w:t>
            </w:r>
          </w:p>
          <w:p w:rsidR="00000000" w:rsidDel="00000000" w:rsidP="00000000" w:rsidRDefault="00000000" w:rsidRPr="00000000" w14:paraId="0000080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"UnletteredOrCrossLetteredLineCount": 4,</w:t>
            </w:r>
          </w:p>
          <w:p w:rsidR="00000000" w:rsidDel="00000000" w:rsidP="00000000" w:rsidRDefault="00000000" w:rsidRPr="00000000" w14:paraId="0000080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"AuxiliaryBalance": [</w:t>
            </w:r>
          </w:p>
          <w:p w:rsidR="00000000" w:rsidDel="00000000" w:rsidP="00000000" w:rsidRDefault="00000000" w:rsidRPr="00000000" w14:paraId="0000080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0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w:t>
            </w:r>
          </w:p>
          <w:p w:rsidR="00000000" w:rsidDel="00000000" w:rsidP="00000000" w:rsidRDefault="00000000" w:rsidRPr="00000000" w14:paraId="0000080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"Number": "401FDLIA",</w:t>
            </w:r>
          </w:p>
          <w:p w:rsidR="00000000" w:rsidDel="00000000" w:rsidP="00000000" w:rsidRDefault="00000000" w:rsidRPr="00000000" w14:paraId="0000081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"Label": "DLIA",</w:t>
            </w:r>
          </w:p>
          <w:p w:rsidR="00000000" w:rsidDel="00000000" w:rsidP="00000000" w:rsidRDefault="00000000" w:rsidRPr="00000000" w14:paraId="0000081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"ParentAccountNumber": "401"</w:t>
            </w:r>
          </w:p>
          <w:p w:rsidR="00000000" w:rsidDel="00000000" w:rsidP="00000000" w:rsidRDefault="00000000" w:rsidRPr="00000000" w14:paraId="0000081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1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"LineCount": 1,</w:t>
            </w:r>
          </w:p>
          <w:p w:rsidR="00000000" w:rsidDel="00000000" w:rsidP="00000000" w:rsidRDefault="00000000" w:rsidRPr="00000000" w14:paraId="0000081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"DebitBalance": 0,</w:t>
            </w:r>
          </w:p>
          <w:p w:rsidR="00000000" w:rsidDel="00000000" w:rsidP="00000000" w:rsidRDefault="00000000" w:rsidRPr="00000000" w14:paraId="0000081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"CreditBalance": 250,</w:t>
            </w:r>
          </w:p>
          <w:p w:rsidR="00000000" w:rsidDel="00000000" w:rsidP="00000000" w:rsidRDefault="00000000" w:rsidRPr="00000000" w14:paraId="0000081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"DebitAmount": 0,</w:t>
            </w:r>
          </w:p>
          <w:p w:rsidR="00000000" w:rsidDel="00000000" w:rsidP="00000000" w:rsidRDefault="00000000" w:rsidRPr="00000000" w14:paraId="0000081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"CreditAmount": 250,</w:t>
            </w:r>
          </w:p>
          <w:p w:rsidR="00000000" w:rsidDel="00000000" w:rsidP="00000000" w:rsidRDefault="00000000" w:rsidRPr="00000000" w14:paraId="0000081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"CreditAmountBroughtForward": 250,</w:t>
            </w:r>
          </w:p>
          <w:p w:rsidR="00000000" w:rsidDel="00000000" w:rsidP="00000000" w:rsidRDefault="00000000" w:rsidRPr="00000000" w14:paraId="0000081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"DebitAmountBroughtForward": 0,</w:t>
            </w:r>
          </w:p>
          <w:p w:rsidR="00000000" w:rsidDel="00000000" w:rsidP="00000000" w:rsidRDefault="00000000" w:rsidRPr="00000000" w14:paraId="0000081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"UnletteredOrCrossLetteredLineCount": 1</w:t>
            </w:r>
          </w:p>
          <w:p w:rsidR="00000000" w:rsidDel="00000000" w:rsidP="00000000" w:rsidRDefault="00000000" w:rsidRPr="00000000" w14:paraId="0000081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1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1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1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tc>
      </w:tr>
    </w:tbl>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pStyle w:val="Heading3"/>
        <w:rPr/>
      </w:pPr>
      <w:bookmarkStart w:colFirst="0" w:colLast="0" w:name="_ifkjj63w9ref" w:id="242"/>
      <w:bookmarkEnd w:id="242"/>
      <w:r w:rsidDel="00000000" w:rsidR="00000000" w:rsidRPr="00000000">
        <w:rPr>
          <w:rtl w:val="0"/>
        </w:rPr>
        <w:t xml:space="preserve">Lecture de la balance avancée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Bdr>
          <w:top w:color="ffffff" w:space="6" w:sz="8" w:val="single"/>
          <w:left w:color="ffffff" w:space="6" w:sz="8" w:val="single"/>
          <w:bottom w:color="ffffff" w:space="6" w:sz="8" w:val="single"/>
          <w:right w:color="ffffff" w:space="6" w:sz="8" w:val="single"/>
        </w:pBdr>
        <w:shd w:fill="eeedfc" w:val="clear"/>
        <w:rPr>
          <w:color w:val="4744e3"/>
        </w:rPr>
      </w:pPr>
      <w:r w:rsidDel="00000000" w:rsidR="00000000" w:rsidRPr="00000000">
        <w:rPr>
          <w:color w:val="4744e3"/>
          <w:rtl w:val="0"/>
        </w:rPr>
        <w:t xml:space="preserve">Cet endpoint permet de récupérer la balance d’un exercice comptable</w:t>
      </w:r>
    </w:p>
    <w:p w:rsidR="00000000" w:rsidDel="00000000" w:rsidP="00000000" w:rsidRDefault="00000000" w:rsidRPr="00000000" w14:paraId="00000823">
      <w:pPr>
        <w:pStyle w:val="Heading4"/>
        <w:rPr/>
      </w:pPr>
      <w:bookmarkStart w:colFirst="0" w:colLast="0" w:name="_6dfqmv4iys17" w:id="243"/>
      <w:bookmarkEnd w:id="243"/>
      <w:r w:rsidDel="00000000" w:rsidR="00000000" w:rsidRPr="00000000">
        <w:rPr>
          <w:rtl w:val="0"/>
        </w:rPr>
        <w:t xml:space="preserve">Request</w:t>
      </w:r>
    </w:p>
    <w:p w:rsidR="00000000" w:rsidDel="00000000" w:rsidP="00000000" w:rsidRDefault="00000000" w:rsidRPr="00000000" w14:paraId="00000824">
      <w:pPr>
        <w:pStyle w:val="Subtitle"/>
        <w:rPr/>
      </w:pPr>
      <w:bookmarkStart w:colFirst="0" w:colLast="0" w:name="_u5u970eenu1w" w:id="244"/>
      <w:bookmarkEnd w:id="244"/>
      <w:r w:rsidDel="00000000" w:rsidR="00000000" w:rsidRPr="00000000">
        <w:rPr>
          <w:rtl w:val="0"/>
        </w:rPr>
        <w:t xml:space="preserve">URL</w:t>
      </w:r>
    </w:p>
    <w:p w:rsidR="00000000" w:rsidDel="00000000" w:rsidP="00000000" w:rsidRDefault="00000000" w:rsidRPr="00000000" w14:paraId="00000825">
      <w:pPr>
        <w:rPr>
          <w:color w:val="4744e3"/>
          <w:u w:val="single"/>
        </w:rPr>
      </w:pPr>
      <w:r w:rsidDel="00000000" w:rsidR="00000000" w:rsidRPr="00000000">
        <w:rPr>
          <w:color w:val="4744e3"/>
          <w:u w:val="single"/>
          <w:rtl w:val="0"/>
        </w:rPr>
        <w:t xml:space="preserve">/api/app/enterprises/{dossierId}/balances/by-query</w:t>
      </w:r>
    </w:p>
    <w:p w:rsidR="00000000" w:rsidDel="00000000" w:rsidP="00000000" w:rsidRDefault="00000000" w:rsidRPr="00000000" w14:paraId="00000826">
      <w:pPr>
        <w:rPr>
          <w:color w:val="4744e3"/>
          <w:u w:val="single"/>
        </w:rPr>
      </w:pPr>
      <w:r w:rsidDel="00000000" w:rsidR="00000000" w:rsidRPr="00000000">
        <w:rPr>
          <w:rtl w:val="0"/>
        </w:rPr>
      </w:r>
    </w:p>
    <w:p w:rsidR="00000000" w:rsidDel="00000000" w:rsidP="00000000" w:rsidRDefault="00000000" w:rsidRPr="00000000" w14:paraId="00000827">
      <w:pPr>
        <w:pStyle w:val="Subtitle"/>
        <w:rPr/>
      </w:pPr>
      <w:bookmarkStart w:colFirst="0" w:colLast="0" w:name="_w9tggebsh21t" w:id="245"/>
      <w:bookmarkEnd w:id="245"/>
      <w:r w:rsidDel="00000000" w:rsidR="00000000" w:rsidRPr="00000000">
        <w:rPr>
          <w:rtl w:val="0"/>
        </w:rPr>
        <w:t xml:space="preserve">Method</w:t>
      </w:r>
    </w:p>
    <w:p w:rsidR="00000000" w:rsidDel="00000000" w:rsidP="00000000" w:rsidRDefault="00000000" w:rsidRPr="00000000" w14:paraId="00000828">
      <w:pPr>
        <w:rPr/>
      </w:pPr>
      <w:r w:rsidDel="00000000" w:rsidR="00000000" w:rsidRPr="00000000">
        <w:rPr>
          <w:rtl w:val="0"/>
        </w:rPr>
        <w:t xml:space="preserve">POST</w:t>
      </w:r>
    </w:p>
    <w:p w:rsidR="00000000" w:rsidDel="00000000" w:rsidP="00000000" w:rsidRDefault="00000000" w:rsidRPr="00000000" w14:paraId="00000829">
      <w:pPr>
        <w:pStyle w:val="Subtitle"/>
        <w:rPr/>
      </w:pPr>
      <w:bookmarkStart w:colFirst="0" w:colLast="0" w:name="_lqzvncgurk5n" w:id="246"/>
      <w:bookmarkEnd w:id="246"/>
      <w:r w:rsidDel="00000000" w:rsidR="00000000" w:rsidRPr="00000000">
        <w:rPr>
          <w:rtl w:val="0"/>
        </w:rPr>
        <w:t xml:space="preserve">Paramètres path</w:t>
      </w:r>
    </w:p>
    <w:p w:rsidR="00000000" w:rsidDel="00000000" w:rsidP="00000000" w:rsidRDefault="00000000" w:rsidRPr="00000000" w14:paraId="0000082A">
      <w:pPr>
        <w:rPr>
          <w:color w:val="434343"/>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2B">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2C">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2D">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jc w:val="left"/>
              <w:rPr>
                <w:color w:val="434343"/>
              </w:rPr>
            </w:pPr>
            <w:r w:rsidDel="00000000" w:rsidR="00000000" w:rsidRPr="00000000">
              <w:rPr>
                <w:color w:val="434343"/>
                <w:rtl w:val="0"/>
              </w:rPr>
              <w:t xml:space="preserve">dossierId</w:t>
            </w:r>
            <w:r w:rsidDel="00000000" w:rsidR="00000000" w:rsidRPr="00000000">
              <w:rPr>
                <w:color w:val="434343"/>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jc w:val="left"/>
              <w:rPr>
                <w:color w:val="434343"/>
              </w:rPr>
            </w:pPr>
            <w:r w:rsidDel="00000000" w:rsidR="00000000" w:rsidRPr="00000000">
              <w:rPr>
                <w:color w:val="434343"/>
                <w:rtl w:val="0"/>
              </w:rPr>
              <w:t xml:space="preserve">int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831">
      <w:pPr>
        <w:pStyle w:val="Subtitle"/>
        <w:rPr/>
      </w:pPr>
      <w:bookmarkStart w:colFirst="0" w:colLast="0" w:name="_8nl8n7cph3za" w:id="247"/>
      <w:bookmarkEnd w:id="247"/>
      <w:r w:rsidDel="00000000" w:rsidR="00000000" w:rsidRPr="00000000">
        <w:rPr>
          <w:rtl w:val="0"/>
        </w:rPr>
        <w:t xml:space="preserve">Paramètres body</w:t>
      </w:r>
    </w:p>
    <w:p w:rsidR="00000000" w:rsidDel="00000000" w:rsidP="00000000" w:rsidRDefault="00000000" w:rsidRPr="00000000" w14:paraId="00000832">
      <w:pPr>
        <w:rPr>
          <w:color w:val="434343"/>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3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34">
            <w:pPr>
              <w:widowControl w:val="0"/>
              <w:rPr>
                <w:color w:val="ffffff"/>
              </w:rPr>
            </w:pPr>
            <w:r w:rsidDel="00000000" w:rsidR="00000000" w:rsidRPr="00000000">
              <w:rPr>
                <w:color w:val="ffffff"/>
                <w:rtl w:val="0"/>
              </w:rPr>
              <w:t xml:space="preserve">Format</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35">
            <w:pPr>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jc w:val="left"/>
              <w:rPr>
                <w:color w:val="434343"/>
              </w:rPr>
            </w:pPr>
            <w:r w:rsidDel="00000000" w:rsidR="00000000" w:rsidRPr="00000000">
              <w:rPr>
                <w:color w:val="434343"/>
                <w:rtl w:val="0"/>
              </w:rPr>
              <w:t xml:space="preserve">Current/Start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jc w:val="left"/>
              <w:rPr>
                <w:color w:val="434343"/>
              </w:rPr>
            </w:pPr>
            <w:r w:rsidDel="00000000" w:rsidR="00000000" w:rsidRPr="00000000">
              <w:rPr>
                <w:color w:val="434343"/>
                <w:rtl w:val="0"/>
              </w:rPr>
              <w:t xml:space="preserve">Date de début de période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jc w:val="left"/>
              <w:rPr>
                <w:color w:val="434343"/>
              </w:rPr>
            </w:pPr>
            <w:r w:rsidDel="00000000" w:rsidR="00000000" w:rsidRPr="00000000">
              <w:rPr>
                <w:color w:val="434343"/>
                <w:rtl w:val="0"/>
              </w:rPr>
              <w:t xml:space="preserve">Current/End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jc w:val="left"/>
              <w:rPr>
                <w:color w:val="434343"/>
              </w:rPr>
            </w:pPr>
            <w:r w:rsidDel="00000000" w:rsidR="00000000" w:rsidRPr="00000000">
              <w:rPr>
                <w:color w:val="434343"/>
                <w:rtl w:val="0"/>
              </w:rPr>
              <w:t xml:space="preserv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jc w:val="left"/>
              <w:rPr>
                <w:color w:val="434343"/>
              </w:rPr>
            </w:pPr>
            <w:r w:rsidDel="00000000" w:rsidR="00000000" w:rsidRPr="00000000">
              <w:rPr>
                <w:color w:val="434343"/>
                <w:rtl w:val="0"/>
              </w:rPr>
              <w:t xml:space="preserve">Date de fin de période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jc w:val="left"/>
              <w:rPr>
                <w:color w:val="434343"/>
              </w:rPr>
            </w:pPr>
            <w:r w:rsidDel="00000000" w:rsidR="00000000" w:rsidRPr="00000000">
              <w:rPr>
                <w:color w:val="434343"/>
                <w:rtl w:val="0"/>
              </w:rPr>
              <w:t xml:space="preserve">Filter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jc w:val="left"/>
              <w:rPr>
                <w:color w:val="434343"/>
              </w:rPr>
            </w:pPr>
            <w:r w:rsidDel="00000000" w:rsidR="00000000" w:rsidRPr="00000000">
              <w:rPr>
                <w:color w:val="434343"/>
                <w:rtl w:val="0"/>
              </w:rPr>
              <w:t xml:space="preserve">Enumération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jc w:val="left"/>
              <w:rPr>
                <w:color w:val="434343"/>
              </w:rPr>
            </w:pPr>
            <w:r w:rsidDel="00000000" w:rsidR="00000000" w:rsidRPr="00000000">
              <w:rPr>
                <w:color w:val="434343"/>
                <w:rtl w:val="0"/>
              </w:rPr>
              <w:t xml:space="preserve">Un parmi [</w:t>
            </w:r>
            <w:r w:rsidDel="00000000" w:rsidR="00000000" w:rsidRPr="00000000">
              <w:rPr>
                <w:rFonts w:ascii="Courier New" w:cs="Courier New" w:eastAsia="Courier New" w:hAnsi="Courier New"/>
                <w:color w:val="3b4151"/>
                <w:sz w:val="18"/>
                <w:szCs w:val="18"/>
                <w:rtl w:val="0"/>
              </w:rPr>
              <w:t xml:space="preserve">Impacted, Created, UnBalanced, UnReviewed, BalancedWithUnlettered, Abnormal, AllAccount, AllImpactableAccounts</w:t>
            </w:r>
            <w:r w:rsidDel="00000000" w:rsidR="00000000" w:rsidRPr="00000000">
              <w:rPr>
                <w:color w:val="434343"/>
                <w:rtl w:val="0"/>
              </w:rPr>
              <w:t xml:space="preserve">]</w:t>
            </w:r>
          </w:p>
          <w:p w:rsidR="00000000" w:rsidDel="00000000" w:rsidP="00000000" w:rsidRDefault="00000000" w:rsidRPr="00000000" w14:paraId="0000083F">
            <w:pPr>
              <w:widowControl w:val="0"/>
              <w:jc w:val="left"/>
              <w:rPr>
                <w:color w:val="434343"/>
              </w:rPr>
            </w:pPr>
            <w:r w:rsidDel="00000000" w:rsidR="00000000" w:rsidRPr="00000000">
              <w:rPr>
                <w:color w:val="434343"/>
                <w:rtl w:val="0"/>
              </w:rPr>
              <w:t xml:space="preserve">Unbalanced : compte non soldés</w:t>
            </w:r>
          </w:p>
          <w:p w:rsidR="00000000" w:rsidDel="00000000" w:rsidP="00000000" w:rsidRDefault="00000000" w:rsidRPr="00000000" w14:paraId="00000840">
            <w:pPr>
              <w:widowControl w:val="0"/>
              <w:jc w:val="left"/>
              <w:rPr>
                <w:color w:val="434343"/>
              </w:rPr>
            </w:pPr>
            <w:r w:rsidDel="00000000" w:rsidR="00000000" w:rsidRPr="00000000">
              <w:rPr>
                <w:color w:val="434343"/>
                <w:rtl w:val="0"/>
              </w:rPr>
              <w:t xml:space="preserve">AllAccount : tous les comptes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jc w:val="left"/>
              <w:rPr>
                <w:color w:val="434343"/>
              </w:rPr>
            </w:pPr>
            <w:r w:rsidDel="00000000" w:rsidR="00000000" w:rsidRPr="00000000">
              <w:rPr>
                <w:color w:val="434343"/>
                <w:rtl w:val="0"/>
              </w:rPr>
              <w:t xml:space="preserve">ANouveauFilter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jc w:val="left"/>
              <w:rPr>
                <w:color w:val="434343"/>
              </w:rPr>
            </w:pPr>
            <w:r w:rsidDel="00000000" w:rsidR="00000000" w:rsidRPr="00000000">
              <w:rPr>
                <w:color w:val="434343"/>
                <w:rtl w:val="0"/>
              </w:rPr>
              <w:t xml:space="preserve">Enumération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jc w:val="left"/>
              <w:rPr>
                <w:color w:val="434343"/>
              </w:rPr>
            </w:pPr>
            <w:r w:rsidDel="00000000" w:rsidR="00000000" w:rsidRPr="00000000">
              <w:rPr>
                <w:color w:val="434343"/>
                <w:rtl w:val="0"/>
              </w:rPr>
              <w:t xml:space="preserve">Un parmi [</w:t>
            </w:r>
            <w:r w:rsidDel="00000000" w:rsidR="00000000" w:rsidRPr="00000000">
              <w:rPr>
                <w:rFonts w:ascii="Courier New" w:cs="Courier New" w:eastAsia="Courier New" w:hAnsi="Courier New"/>
                <w:color w:val="3b4151"/>
                <w:sz w:val="18"/>
                <w:szCs w:val="18"/>
                <w:rtl w:val="0"/>
              </w:rPr>
              <w:t xml:space="preserve">Normal, Without, Only</w:t>
            </w:r>
            <w:r w:rsidDel="00000000" w:rsidR="00000000" w:rsidRPr="00000000">
              <w:rPr>
                <w:color w:val="434343"/>
                <w:rtl w:val="0"/>
              </w:rPr>
              <w:t xml:space="preserve">]</w:t>
            </w:r>
          </w:p>
          <w:p w:rsidR="00000000" w:rsidDel="00000000" w:rsidP="00000000" w:rsidRDefault="00000000" w:rsidRPr="00000000" w14:paraId="00000844">
            <w:pPr>
              <w:widowControl w:val="0"/>
              <w:jc w:val="left"/>
              <w:rPr>
                <w:color w:val="434343"/>
              </w:rPr>
            </w:pPr>
            <w:r w:rsidDel="00000000" w:rsidR="00000000" w:rsidRPr="00000000">
              <w:rPr>
                <w:color w:val="434343"/>
                <w:rtl w:val="0"/>
              </w:rPr>
              <w:t xml:space="preserve">Normal : avec AN ou AN virtuel</w:t>
            </w:r>
          </w:p>
          <w:p w:rsidR="00000000" w:rsidDel="00000000" w:rsidP="00000000" w:rsidRDefault="00000000" w:rsidRPr="00000000" w14:paraId="00000845">
            <w:pPr>
              <w:widowControl w:val="0"/>
              <w:jc w:val="left"/>
              <w:rPr>
                <w:color w:val="434343"/>
              </w:rPr>
            </w:pPr>
            <w:r w:rsidDel="00000000" w:rsidR="00000000" w:rsidRPr="00000000">
              <w:rPr>
                <w:color w:val="434343"/>
                <w:rtl w:val="0"/>
              </w:rPr>
              <w:t xml:space="preserve">Without : sans AN</w:t>
            </w:r>
          </w:p>
          <w:p w:rsidR="00000000" w:rsidDel="00000000" w:rsidP="00000000" w:rsidRDefault="00000000" w:rsidRPr="00000000" w14:paraId="00000846">
            <w:pPr>
              <w:widowControl w:val="0"/>
              <w:jc w:val="left"/>
              <w:rPr>
                <w:color w:val="434343"/>
              </w:rPr>
            </w:pPr>
            <w:r w:rsidDel="00000000" w:rsidR="00000000" w:rsidRPr="00000000">
              <w:rPr>
                <w:color w:val="434343"/>
                <w:rtl w:val="0"/>
              </w:rPr>
              <w:t xml:space="preserve">Only : uniquement l’AN (balance d’ouverture)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jc w:val="left"/>
              <w:rPr>
                <w:color w:val="434343"/>
              </w:rPr>
            </w:pPr>
            <w:r w:rsidDel="00000000" w:rsidR="00000000" w:rsidRPr="00000000">
              <w:rPr>
                <w:color w:val="434343"/>
                <w:rtl w:val="0"/>
              </w:rPr>
              <w:t xml:space="preserve">Aggregation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jc w:val="left"/>
              <w:rPr>
                <w:color w:val="434343"/>
              </w:rPr>
            </w:pPr>
            <w:r w:rsidDel="00000000" w:rsidR="00000000" w:rsidRPr="00000000">
              <w:rPr>
                <w:color w:val="434343"/>
                <w:rtl w:val="0"/>
              </w:rPr>
              <w:t xml:space="preserve">Enumération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jc w:val="left"/>
              <w:rPr>
                <w:color w:val="434343"/>
              </w:rPr>
            </w:pPr>
            <w:r w:rsidDel="00000000" w:rsidR="00000000" w:rsidRPr="00000000">
              <w:rPr>
                <w:color w:val="434343"/>
                <w:rtl w:val="0"/>
              </w:rPr>
              <w:t xml:space="preserve">Utiliser “</w:t>
            </w:r>
            <w:r w:rsidDel="00000000" w:rsidR="00000000" w:rsidRPr="00000000">
              <w:rPr>
                <w:rFonts w:ascii="Courier New" w:cs="Courier New" w:eastAsia="Courier New" w:hAnsi="Courier New"/>
                <w:color w:val="3b4151"/>
                <w:sz w:val="18"/>
                <w:szCs w:val="18"/>
                <w:rtl w:val="0"/>
              </w:rPr>
              <w:t xml:space="preserve">AuxDetailed</w:t>
            </w:r>
            <w:r w:rsidDel="00000000" w:rsidR="00000000" w:rsidRPr="00000000">
              <w:rPr>
                <w:color w:val="434343"/>
                <w:rtl w:val="0"/>
              </w:rPr>
              <w:t xml:space="preser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jc w:val="left"/>
              <w:rPr>
                <w:color w:val="434343"/>
              </w:rPr>
            </w:pPr>
            <w:r w:rsidDel="00000000" w:rsidR="00000000" w:rsidRPr="00000000">
              <w:rPr>
                <w:color w:val="434343"/>
                <w:rtl w:val="0"/>
              </w:rPr>
              <w:t xml:space="preserve">WithRevision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jc w:val="left"/>
              <w:rPr>
                <w:color w:val="434343"/>
              </w:rPr>
            </w:pPr>
            <w:r w:rsidDel="00000000" w:rsidR="00000000" w:rsidRPr="00000000">
              <w:rPr>
                <w:color w:val="434343"/>
                <w:rtl w:val="0"/>
              </w:rPr>
              <w:t xml:space="preserve">Booléen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jc w:val="left"/>
              <w:rPr>
                <w:color w:val="434343"/>
              </w:rPr>
            </w:pPr>
            <w:r w:rsidDel="00000000" w:rsidR="00000000" w:rsidRPr="00000000">
              <w:rPr>
                <w:color w:val="434343"/>
                <w:rtl w:val="0"/>
              </w:rPr>
              <w:t xml:space="preserve">Mettre à “false”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jc w:val="left"/>
              <w:rPr>
                <w:color w:val="434343"/>
              </w:rPr>
            </w:pPr>
            <w:r w:rsidDel="00000000" w:rsidR="00000000" w:rsidRPr="00000000">
              <w:rPr>
                <w:color w:val="434343"/>
                <w:rtl w:val="0"/>
              </w:rPr>
              <w:t xml:space="preserve">ExcludeJournalsIds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jc w:val="left"/>
              <w:rPr>
                <w:color w:val="434343"/>
              </w:rPr>
            </w:pPr>
            <w:r w:rsidDel="00000000" w:rsidR="00000000" w:rsidRPr="00000000">
              <w:rPr>
                <w:color w:val="434343"/>
                <w:rtl w:val="0"/>
              </w:rPr>
              <w:t xml:space="preserve">Liste d’entier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jc w:val="left"/>
              <w:rPr>
                <w:color w:val="434343"/>
              </w:rPr>
            </w:pPr>
            <w:r w:rsidDel="00000000" w:rsidR="00000000" w:rsidRPr="00000000">
              <w:rPr>
                <w:color w:val="434343"/>
                <w:rtl w:val="0"/>
              </w:rPr>
              <w:t xml:space="preserve">Identifiants des journaux à exclure</w:t>
            </w:r>
          </w:p>
        </w:tc>
      </w:tr>
    </w:tbl>
    <w:p w:rsidR="00000000" w:rsidDel="00000000" w:rsidP="00000000" w:rsidRDefault="00000000" w:rsidRPr="00000000" w14:paraId="00000850">
      <w:pPr>
        <w:pStyle w:val="Heading4"/>
        <w:rPr/>
      </w:pPr>
      <w:bookmarkStart w:colFirst="0" w:colLast="0" w:name="_c9ot0lgtwmbk" w:id="248"/>
      <w:bookmarkEnd w:id="248"/>
      <w:r w:rsidDel="00000000" w:rsidR="00000000" w:rsidRPr="00000000">
        <w:rPr>
          <w:rtl w:val="0"/>
        </w:rPr>
        <w:t xml:space="preserve">Exemple</w:t>
      </w:r>
    </w:p>
    <w:p w:rsidR="00000000" w:rsidDel="00000000" w:rsidP="00000000" w:rsidRDefault="00000000" w:rsidRPr="00000000" w14:paraId="00000851">
      <w:pPr>
        <w:rPr>
          <w:color w:val="555555"/>
          <w:sz w:val="18"/>
          <w:szCs w:val="18"/>
          <w:shd w:fill="41444e" w:val="clear"/>
        </w:rPr>
      </w:pPr>
      <w:r w:rsidDel="00000000" w:rsidR="00000000" w:rsidRPr="00000000">
        <w:rPr>
          <w:rtl w:val="0"/>
        </w:rPr>
      </w:r>
    </w:p>
    <w:tbl>
      <w:tblPr>
        <w:tblStyle w:val="Table88"/>
        <w:jc w:val="left"/>
        <w:tblLayout w:type="fixed"/>
        <w:tblLook w:val="0600"/>
      </w:tblPr>
      <w:tblGrid>
        <w:gridCol w:w="9029"/>
        <w:tblGridChange w:id="0">
          <w:tblGrid>
            <w:gridCol w:w="9029"/>
          </w:tblGrid>
        </w:tblGridChange>
      </w:tblGrid>
      <w:tr>
        <w:trPr>
          <w:cantSplit w:val="0"/>
          <w:trHeight w:val="108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853">
            <w:pPr>
              <w:widowControl w:val="0"/>
              <w:spacing w:line="276" w:lineRule="auto"/>
              <w:jc w:val="left"/>
              <w:rPr>
                <w:color w:val="ffffff"/>
                <w:sz w:val="18"/>
                <w:szCs w:val="18"/>
              </w:rPr>
            </w:pPr>
            <w:r w:rsidDel="00000000" w:rsidR="00000000" w:rsidRPr="00000000">
              <w:rPr>
                <w:color w:val="ffffff"/>
                <w:sz w:val="18"/>
                <w:szCs w:val="18"/>
                <w:rtl w:val="0"/>
              </w:rPr>
              <w:t xml:space="preserve">  "Current": {</w:t>
            </w:r>
          </w:p>
          <w:p w:rsidR="00000000" w:rsidDel="00000000" w:rsidP="00000000" w:rsidRDefault="00000000" w:rsidRPr="00000000" w14:paraId="00000854">
            <w:pPr>
              <w:widowControl w:val="0"/>
              <w:spacing w:line="276" w:lineRule="auto"/>
              <w:jc w:val="left"/>
              <w:rPr>
                <w:color w:val="ffffff"/>
                <w:sz w:val="18"/>
                <w:szCs w:val="18"/>
              </w:rPr>
            </w:pPr>
            <w:r w:rsidDel="00000000" w:rsidR="00000000" w:rsidRPr="00000000">
              <w:rPr>
                <w:color w:val="ffffff"/>
                <w:sz w:val="18"/>
                <w:szCs w:val="18"/>
                <w:rtl w:val="0"/>
              </w:rPr>
              <w:t xml:space="preserve">    "Start": "2024-01-01",</w:t>
            </w:r>
          </w:p>
          <w:p w:rsidR="00000000" w:rsidDel="00000000" w:rsidP="00000000" w:rsidRDefault="00000000" w:rsidRPr="00000000" w14:paraId="00000855">
            <w:pPr>
              <w:widowControl w:val="0"/>
              <w:spacing w:line="276" w:lineRule="auto"/>
              <w:jc w:val="left"/>
              <w:rPr>
                <w:color w:val="ffffff"/>
                <w:sz w:val="18"/>
                <w:szCs w:val="18"/>
              </w:rPr>
            </w:pPr>
            <w:r w:rsidDel="00000000" w:rsidR="00000000" w:rsidRPr="00000000">
              <w:rPr>
                <w:color w:val="ffffff"/>
                <w:sz w:val="18"/>
                <w:szCs w:val="18"/>
                <w:rtl w:val="0"/>
              </w:rPr>
              <w:t xml:space="preserve">    "End": "2024-12-31"</w:t>
            </w:r>
          </w:p>
          <w:p w:rsidR="00000000" w:rsidDel="00000000" w:rsidP="00000000" w:rsidRDefault="00000000" w:rsidRPr="00000000" w14:paraId="00000856">
            <w:pPr>
              <w:widowControl w:val="0"/>
              <w:spacing w:line="276" w:lineRule="auto"/>
              <w:jc w:val="left"/>
              <w:rPr>
                <w:color w:val="ffffff"/>
                <w:sz w:val="18"/>
                <w:szCs w:val="18"/>
              </w:rPr>
            </w:pPr>
            <w:r w:rsidDel="00000000" w:rsidR="00000000" w:rsidRPr="00000000">
              <w:rPr>
                <w:color w:val="ffffff"/>
                <w:sz w:val="18"/>
                <w:szCs w:val="18"/>
                <w:rtl w:val="0"/>
              </w:rPr>
              <w:t xml:space="preserve">  },</w:t>
            </w:r>
          </w:p>
          <w:p w:rsidR="00000000" w:rsidDel="00000000" w:rsidP="00000000" w:rsidRDefault="00000000" w:rsidRPr="00000000" w14:paraId="00000857">
            <w:pPr>
              <w:widowControl w:val="0"/>
              <w:spacing w:line="276" w:lineRule="auto"/>
              <w:jc w:val="left"/>
              <w:rPr>
                <w:color w:val="ffffff"/>
                <w:sz w:val="18"/>
                <w:szCs w:val="18"/>
              </w:rPr>
            </w:pPr>
            <w:r w:rsidDel="00000000" w:rsidR="00000000" w:rsidRPr="00000000">
              <w:rPr>
                <w:color w:val="ffffff"/>
                <w:sz w:val="18"/>
                <w:szCs w:val="18"/>
                <w:rtl w:val="0"/>
              </w:rPr>
              <w:t xml:space="preserve">  "Filter": "UnBalanced",</w:t>
            </w:r>
          </w:p>
          <w:p w:rsidR="00000000" w:rsidDel="00000000" w:rsidP="00000000" w:rsidRDefault="00000000" w:rsidRPr="00000000" w14:paraId="00000858">
            <w:pPr>
              <w:widowControl w:val="0"/>
              <w:spacing w:line="276" w:lineRule="auto"/>
              <w:jc w:val="left"/>
              <w:rPr>
                <w:color w:val="ffffff"/>
                <w:sz w:val="18"/>
                <w:szCs w:val="18"/>
              </w:rPr>
            </w:pPr>
            <w:r w:rsidDel="00000000" w:rsidR="00000000" w:rsidRPr="00000000">
              <w:rPr>
                <w:color w:val="ffffff"/>
                <w:sz w:val="18"/>
                <w:szCs w:val="18"/>
                <w:rtl w:val="0"/>
              </w:rPr>
              <w:t xml:space="preserve">  "ANouveauFilter": "Normal",</w:t>
            </w:r>
          </w:p>
          <w:p w:rsidR="00000000" w:rsidDel="00000000" w:rsidP="00000000" w:rsidRDefault="00000000" w:rsidRPr="00000000" w14:paraId="00000859">
            <w:pPr>
              <w:widowControl w:val="0"/>
              <w:spacing w:line="276" w:lineRule="auto"/>
              <w:jc w:val="left"/>
              <w:rPr>
                <w:color w:val="ffffff"/>
                <w:sz w:val="18"/>
                <w:szCs w:val="18"/>
              </w:rPr>
            </w:pPr>
            <w:r w:rsidDel="00000000" w:rsidR="00000000" w:rsidRPr="00000000">
              <w:rPr>
                <w:color w:val="ffffff"/>
                <w:sz w:val="18"/>
                <w:szCs w:val="18"/>
                <w:rtl w:val="0"/>
              </w:rPr>
              <w:t xml:space="preserve">  "Aggregation": "AuxDetailed",</w:t>
            </w:r>
          </w:p>
          <w:p w:rsidR="00000000" w:rsidDel="00000000" w:rsidP="00000000" w:rsidRDefault="00000000" w:rsidRPr="00000000" w14:paraId="0000085A">
            <w:pPr>
              <w:widowControl w:val="0"/>
              <w:spacing w:line="276" w:lineRule="auto"/>
              <w:jc w:val="left"/>
              <w:rPr>
                <w:color w:val="ffffff"/>
                <w:sz w:val="18"/>
                <w:szCs w:val="18"/>
              </w:rPr>
            </w:pPr>
            <w:r w:rsidDel="00000000" w:rsidR="00000000" w:rsidRPr="00000000">
              <w:rPr>
                <w:color w:val="ffffff"/>
                <w:sz w:val="18"/>
                <w:szCs w:val="18"/>
                <w:rtl w:val="0"/>
              </w:rPr>
              <w:t xml:space="preserve">  "WithRevision": false,</w:t>
            </w:r>
          </w:p>
          <w:p w:rsidR="00000000" w:rsidDel="00000000" w:rsidP="00000000" w:rsidRDefault="00000000" w:rsidRPr="00000000" w14:paraId="0000085B">
            <w:pPr>
              <w:widowControl w:val="0"/>
              <w:spacing w:line="276" w:lineRule="auto"/>
              <w:jc w:val="left"/>
              <w:rPr>
                <w:color w:val="ffffff"/>
                <w:sz w:val="18"/>
                <w:szCs w:val="18"/>
              </w:rPr>
            </w:pPr>
            <w:r w:rsidDel="00000000" w:rsidR="00000000" w:rsidRPr="00000000">
              <w:rPr>
                <w:color w:val="ffffff"/>
                <w:sz w:val="18"/>
                <w:szCs w:val="18"/>
                <w:rtl w:val="0"/>
              </w:rPr>
              <w:t xml:space="preserve">  "ExcludeJournalIds": []</w:t>
            </w:r>
          </w:p>
          <w:p w:rsidR="00000000" w:rsidDel="00000000" w:rsidP="00000000" w:rsidRDefault="00000000" w:rsidRPr="00000000" w14:paraId="0000085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85D">
      <w:pPr>
        <w:pStyle w:val="Heading4"/>
        <w:rPr/>
      </w:pPr>
      <w:bookmarkStart w:colFirst="0" w:colLast="0" w:name="_iqd8xqhdqnsp" w:id="249"/>
      <w:bookmarkEnd w:id="249"/>
      <w:r w:rsidDel="00000000" w:rsidR="00000000" w:rsidRPr="00000000">
        <w:rPr>
          <w:rtl w:val="0"/>
        </w:rPr>
        <w:t xml:space="preserve">Réponse</w:t>
      </w:r>
    </w:p>
    <w:p w:rsidR="00000000" w:rsidDel="00000000" w:rsidP="00000000" w:rsidRDefault="00000000" w:rsidRPr="00000000" w14:paraId="0000085E">
      <w:pPr>
        <w:pStyle w:val="Subtitle"/>
        <w:rPr/>
      </w:pPr>
      <w:bookmarkStart w:colFirst="0" w:colLast="0" w:name="_gxdtg8xroia6" w:id="250"/>
      <w:bookmarkEnd w:id="250"/>
      <w:r w:rsidDel="00000000" w:rsidR="00000000" w:rsidRPr="00000000">
        <w:rPr>
          <w:rtl w:val="0"/>
        </w:rPr>
        <w:t xml:space="preserve">Content-type</w:t>
      </w:r>
    </w:p>
    <w:p w:rsidR="00000000" w:rsidDel="00000000" w:rsidP="00000000" w:rsidRDefault="00000000" w:rsidRPr="00000000" w14:paraId="0000085F">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860">
      <w:pPr>
        <w:pStyle w:val="Subtitle"/>
        <w:rPr/>
      </w:pPr>
      <w:bookmarkStart w:colFirst="0" w:colLast="0" w:name="_vvkrskm4oj5f" w:id="251"/>
      <w:bookmarkEnd w:id="251"/>
      <w:r w:rsidDel="00000000" w:rsidR="00000000" w:rsidRPr="00000000">
        <w:rPr>
          <w:rtl w:val="0"/>
        </w:rPr>
        <w:t xml:space="preserve">Response Body</w:t>
      </w:r>
    </w:p>
    <w:p w:rsidR="00000000" w:rsidDel="00000000" w:rsidP="00000000" w:rsidRDefault="00000000" w:rsidRPr="00000000" w14:paraId="00000861">
      <w:pPr>
        <w:rPr>
          <w:color w:val="434343"/>
        </w:rPr>
      </w:pPr>
      <w:r w:rsidDel="00000000" w:rsidR="00000000" w:rsidRPr="00000000">
        <w:rPr>
          <w:rtl w:val="0"/>
        </w:rPr>
      </w:r>
    </w:p>
    <w:tbl>
      <w:tblPr>
        <w:tblStyle w:val="Table8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62">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6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jc w:val="left"/>
              <w:rPr>
                <w:color w:val="434343"/>
              </w:rPr>
            </w:pPr>
            <w:r w:rsidDel="00000000" w:rsidR="00000000" w:rsidRPr="00000000">
              <w:rPr>
                <w:color w:val="434343"/>
                <w:rtl w:val="0"/>
              </w:rPr>
              <w:t xml:space="preserve">Balances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jc w:val="left"/>
              <w:rPr>
                <w:color w:val="434343"/>
              </w:rPr>
            </w:pPr>
            <w:r w:rsidDel="00000000" w:rsidR="00000000" w:rsidRPr="00000000">
              <w:rPr>
                <w:color w:val="434343"/>
                <w:rtl w:val="0"/>
              </w:rPr>
              <w:t xml:space="preserve">Tableau des balances par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jc w:val="left"/>
              <w:rPr>
                <w:color w:val="434343"/>
              </w:rPr>
            </w:pPr>
            <w:r w:rsidDel="00000000" w:rsidR="00000000" w:rsidRPr="00000000">
              <w:rPr>
                <w:color w:val="434343"/>
                <w:rtl w:val="0"/>
              </w:rPr>
              <w:t xml:space="preserve">Account/AccountId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jc w:val="left"/>
              <w:rPr>
                <w:color w:val="434343"/>
              </w:rPr>
            </w:pPr>
            <w:r w:rsidDel="00000000" w:rsidR="00000000" w:rsidRPr="00000000">
              <w:rPr>
                <w:color w:val="434343"/>
                <w:rtl w:val="0"/>
              </w:rPr>
              <w:t xml:space="preserve">Id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jc w:val="left"/>
              <w:rPr>
                <w:color w:val="434343"/>
              </w:rPr>
            </w:pPr>
            <w:r w:rsidDel="00000000" w:rsidR="00000000" w:rsidRPr="00000000">
              <w:rPr>
                <w:color w:val="434343"/>
                <w:rtl w:val="0"/>
              </w:rPr>
              <w:t xml:space="preserve">Account/SubAccountId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jc w:val="left"/>
              <w:rPr>
                <w:color w:val="434343"/>
              </w:rPr>
            </w:pPr>
            <w:r w:rsidDel="00000000" w:rsidR="00000000" w:rsidRPr="00000000">
              <w:rPr>
                <w:color w:val="434343"/>
                <w:rtl w:val="0"/>
              </w:rPr>
              <w:t xml:space="preserve">Id du sous-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jc w:val="left"/>
              <w:rPr>
                <w:color w:val="434343"/>
              </w:rPr>
            </w:pPr>
            <w:r w:rsidDel="00000000" w:rsidR="00000000" w:rsidRPr="00000000">
              <w:rPr>
                <w:color w:val="434343"/>
                <w:rtl w:val="0"/>
              </w:rPr>
              <w:t xml:space="preserve">Account/Account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jc w:val="left"/>
              <w:rPr>
                <w:color w:val="434343"/>
              </w:rPr>
            </w:pPr>
            <w:r w:rsidDel="00000000" w:rsidR="00000000" w:rsidRPr="00000000">
              <w:rPr>
                <w:color w:val="434343"/>
                <w:rtl w:val="0"/>
              </w:rPr>
              <w:t xml:space="preserve">Numéro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jc w:val="left"/>
              <w:rPr>
                <w:color w:val="434343"/>
              </w:rPr>
            </w:pPr>
            <w:r w:rsidDel="00000000" w:rsidR="00000000" w:rsidRPr="00000000">
              <w:rPr>
                <w:color w:val="434343"/>
                <w:rtl w:val="0"/>
              </w:rPr>
              <w:t xml:space="preserve">Account/AccountLabel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jc w:val="left"/>
              <w:rPr>
                <w:color w:val="434343"/>
              </w:rPr>
            </w:pPr>
            <w:r w:rsidDel="00000000" w:rsidR="00000000" w:rsidRPr="00000000">
              <w:rPr>
                <w:color w:val="434343"/>
                <w:rtl w:val="0"/>
              </w:rPr>
              <w:t xml:space="preserve">Libellé du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jc w:val="left"/>
              <w:rPr>
                <w:color w:val="434343"/>
              </w:rPr>
            </w:pPr>
            <w:r w:rsidDel="00000000" w:rsidR="00000000" w:rsidRPr="00000000">
              <w:rPr>
                <w:color w:val="434343"/>
                <w:rtl w:val="0"/>
              </w:rPr>
              <w:t xml:space="preserve">Account/SubAccountCode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jc w:val="left"/>
              <w:rPr>
                <w:color w:val="434343"/>
              </w:rPr>
            </w:pPr>
            <w:r w:rsidDel="00000000" w:rsidR="00000000" w:rsidRPr="00000000">
              <w:rPr>
                <w:color w:val="434343"/>
                <w:rtl w:val="0"/>
              </w:rPr>
              <w:t xml:space="preserve">Code du sous-compte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jc w:val="left"/>
              <w:rPr>
                <w:color w:val="434343"/>
              </w:rPr>
            </w:pPr>
            <w:r w:rsidDel="00000000" w:rsidR="00000000" w:rsidRPr="00000000">
              <w:rPr>
                <w:color w:val="434343"/>
                <w:rtl w:val="0"/>
              </w:rPr>
              <w:t xml:space="preserve">Account/IsAux</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jc w:val="left"/>
              <w:rPr>
                <w:color w:val="434343"/>
              </w:rPr>
            </w:pPr>
            <w:r w:rsidDel="00000000" w:rsidR="00000000" w:rsidRPr="00000000">
              <w:rPr>
                <w:color w:val="434343"/>
                <w:rtl w:val="0"/>
              </w:rPr>
              <w:t xml:space="preserve">Sous-compte de type auxiliaire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jc w:val="left"/>
              <w:rPr>
                <w:color w:val="434343"/>
              </w:rPr>
            </w:pPr>
            <w:r w:rsidDel="00000000" w:rsidR="00000000" w:rsidRPr="00000000">
              <w:rPr>
                <w:color w:val="434343"/>
                <w:rtl w:val="0"/>
              </w:rPr>
              <w:t xml:space="preserve">Current/Debit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jc w:val="left"/>
              <w:rPr>
                <w:color w:val="434343"/>
              </w:rPr>
            </w:pPr>
            <w:r w:rsidDel="00000000" w:rsidR="00000000" w:rsidRPr="00000000">
              <w:rPr>
                <w:color w:val="434343"/>
                <w:rtl w:val="0"/>
              </w:rPr>
              <w:t xml:space="preserve">Solde du compte débiteur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jc w:val="left"/>
              <w:rPr>
                <w:color w:val="434343"/>
              </w:rPr>
            </w:pPr>
            <w:r w:rsidDel="00000000" w:rsidR="00000000" w:rsidRPr="00000000">
              <w:rPr>
                <w:color w:val="434343"/>
                <w:rtl w:val="0"/>
              </w:rPr>
              <w:t xml:space="preserve">Current/Credit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jc w:val="left"/>
              <w:rPr>
                <w:color w:val="434343"/>
              </w:rPr>
            </w:pPr>
            <w:r w:rsidDel="00000000" w:rsidR="00000000" w:rsidRPr="00000000">
              <w:rPr>
                <w:color w:val="434343"/>
                <w:rtl w:val="0"/>
              </w:rPr>
              <w:t xml:space="preserve">Solde du compte créditeur</w:t>
            </w:r>
          </w:p>
        </w:tc>
      </w:tr>
    </w:tbl>
    <w:p w:rsidR="00000000" w:rsidDel="00000000" w:rsidP="00000000" w:rsidRDefault="00000000" w:rsidRPr="00000000" w14:paraId="00000876">
      <w:pPr>
        <w:rPr>
          <w:color w:val="434343"/>
        </w:rPr>
      </w:pPr>
      <w:r w:rsidDel="00000000" w:rsidR="00000000" w:rsidRPr="00000000">
        <w:rPr>
          <w:rtl w:val="0"/>
        </w:rPr>
      </w:r>
    </w:p>
    <w:p w:rsidR="00000000" w:rsidDel="00000000" w:rsidP="00000000" w:rsidRDefault="00000000" w:rsidRPr="00000000" w14:paraId="00000877">
      <w:pPr>
        <w:pStyle w:val="Heading4"/>
        <w:rPr/>
      </w:pPr>
      <w:bookmarkStart w:colFirst="0" w:colLast="0" w:name="_bgiwogg87003" w:id="252"/>
      <w:bookmarkEnd w:id="252"/>
      <w:r w:rsidDel="00000000" w:rsidR="00000000" w:rsidRPr="00000000">
        <w:rPr>
          <w:rtl w:val="0"/>
        </w:rPr>
        <w:t xml:space="preserve">Exemple</w:t>
      </w:r>
    </w:p>
    <w:p w:rsidR="00000000" w:rsidDel="00000000" w:rsidP="00000000" w:rsidRDefault="00000000" w:rsidRPr="00000000" w14:paraId="00000878">
      <w:pPr>
        <w:rPr/>
      </w:pPr>
      <w:r w:rsidDel="00000000" w:rsidR="00000000" w:rsidRPr="00000000">
        <w:rPr>
          <w:rtl w:val="0"/>
        </w:rPr>
      </w:r>
    </w:p>
    <w:tbl>
      <w:tblPr>
        <w:tblStyle w:val="Table90"/>
        <w:jc w:val="left"/>
        <w:tblLayout w:type="fixed"/>
        <w:tblLook w:val="0600"/>
      </w:tblPr>
      <w:tblGrid>
        <w:gridCol w:w="9029"/>
        <w:tblGridChange w:id="0">
          <w:tblGrid>
            <w:gridCol w:w="9029"/>
          </w:tblGrid>
        </w:tblGridChange>
      </w:tblGrid>
      <w:tr>
        <w:trPr>
          <w:cantSplit w:val="0"/>
          <w:trHeight w:val="296.8798828124998"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p w:rsidR="00000000" w:rsidDel="00000000" w:rsidP="00000000" w:rsidRDefault="00000000" w:rsidRPr="00000000" w14:paraId="0000087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7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w:t>
            </w:r>
          </w:p>
          <w:p w:rsidR="00000000" w:rsidDel="00000000" w:rsidP="00000000" w:rsidRDefault="00000000" w:rsidRPr="00000000" w14:paraId="0000087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"AccountId": 383,</w:t>
            </w:r>
          </w:p>
          <w:p w:rsidR="00000000" w:rsidDel="00000000" w:rsidP="00000000" w:rsidRDefault="00000000" w:rsidRPr="00000000" w14:paraId="0000087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28184,</w:t>
            </w:r>
          </w:p>
          <w:p w:rsidR="00000000" w:rsidDel="00000000" w:rsidP="00000000" w:rsidRDefault="00000000" w:rsidRPr="00000000" w14:paraId="0000087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"AccountLabel": "Mobilier",</w:t>
            </w:r>
          </w:p>
          <w:p w:rsidR="00000000" w:rsidDel="00000000" w:rsidP="00000000" w:rsidRDefault="00000000" w:rsidRPr="00000000" w14:paraId="0000087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"IsAux": false</w:t>
            </w:r>
          </w:p>
          <w:p w:rsidR="00000000" w:rsidDel="00000000" w:rsidP="00000000" w:rsidRDefault="00000000" w:rsidRPr="00000000" w14:paraId="0000088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8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"Current": {</w:t>
            </w:r>
          </w:p>
          <w:p w:rsidR="00000000" w:rsidDel="00000000" w:rsidP="00000000" w:rsidRDefault="00000000" w:rsidRPr="00000000" w14:paraId="0000088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 0,</w:t>
            </w:r>
          </w:p>
          <w:p w:rsidR="00000000" w:rsidDel="00000000" w:rsidP="00000000" w:rsidRDefault="00000000" w:rsidRPr="00000000" w14:paraId="0000088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 4172.5</w:t>
            </w:r>
          </w:p>
          <w:p w:rsidR="00000000" w:rsidDel="00000000" w:rsidP="00000000" w:rsidRDefault="00000000" w:rsidRPr="00000000" w14:paraId="0000088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85">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86">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87">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w:t>
            </w:r>
          </w:p>
          <w:p w:rsidR="00000000" w:rsidDel="00000000" w:rsidP="00000000" w:rsidRDefault="00000000" w:rsidRPr="00000000" w14:paraId="00000888">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"AccountId": 548,</w:t>
            </w:r>
          </w:p>
          <w:p w:rsidR="00000000" w:rsidDel="00000000" w:rsidP="00000000" w:rsidRDefault="00000000" w:rsidRPr="00000000" w14:paraId="00000889">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"SubAccountId": 5243716,</w:t>
            </w:r>
          </w:p>
          <w:p w:rsidR="00000000" w:rsidDel="00000000" w:rsidP="00000000" w:rsidRDefault="00000000" w:rsidRPr="00000000" w14:paraId="0000088A">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 4011,</w:t>
            </w:r>
          </w:p>
          <w:p w:rsidR="00000000" w:rsidDel="00000000" w:rsidP="00000000" w:rsidRDefault="00000000" w:rsidRPr="00000000" w14:paraId="0000088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"AccountLabel": "ACTION EXPERTS",</w:t>
            </w:r>
          </w:p>
          <w:p w:rsidR="00000000" w:rsidDel="00000000" w:rsidP="00000000" w:rsidRDefault="00000000" w:rsidRPr="00000000" w14:paraId="0000088C">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"SubAccountCode": "ACTIONEXPERTS",</w:t>
            </w:r>
          </w:p>
          <w:p w:rsidR="00000000" w:rsidDel="00000000" w:rsidP="00000000" w:rsidRDefault="00000000" w:rsidRPr="00000000" w14:paraId="0000088D">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"IsAux": true</w:t>
            </w:r>
          </w:p>
          <w:p w:rsidR="00000000" w:rsidDel="00000000" w:rsidP="00000000" w:rsidRDefault="00000000" w:rsidRPr="00000000" w14:paraId="0000088E">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8F">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"Current": {</w:t>
            </w:r>
          </w:p>
          <w:p w:rsidR="00000000" w:rsidDel="00000000" w:rsidP="00000000" w:rsidRDefault="00000000" w:rsidRPr="00000000" w14:paraId="00000890">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"Debit": 0,</w:t>
            </w:r>
          </w:p>
          <w:p w:rsidR="00000000" w:rsidDel="00000000" w:rsidP="00000000" w:rsidRDefault="00000000" w:rsidRPr="00000000" w14:paraId="00000891">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"Credit": 14190</w:t>
            </w:r>
          </w:p>
          <w:p w:rsidR="00000000" w:rsidDel="00000000" w:rsidP="00000000" w:rsidRDefault="00000000" w:rsidRPr="00000000" w14:paraId="00000892">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9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r>
          </w:p>
          <w:p w:rsidR="00000000" w:rsidDel="00000000" w:rsidP="00000000" w:rsidRDefault="00000000" w:rsidRPr="00000000" w14:paraId="0000089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w:t>
            </w:r>
          </w:p>
        </w:tc>
      </w:tr>
    </w:tbl>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2"/>
        <w:widowControl w:val="0"/>
        <w:spacing w:line="276" w:lineRule="auto"/>
        <w:jc w:val="left"/>
        <w:rPr/>
      </w:pPr>
      <w:bookmarkStart w:colFirst="0" w:colLast="0" w:name="_n5fca54hn06a" w:id="253"/>
      <w:bookmarkEnd w:id="253"/>
      <w:r w:rsidDel="00000000" w:rsidR="00000000" w:rsidRPr="00000000">
        <w:rPr>
          <w:rtl w:val="0"/>
        </w:rPr>
        <w:t xml:space="preserve">Import FEC ou Balance</w:t>
      </w:r>
    </w:p>
    <w:p w:rsidR="00000000" w:rsidDel="00000000" w:rsidP="00000000" w:rsidRDefault="00000000" w:rsidRPr="00000000" w14:paraId="00000897">
      <w:pPr>
        <w:rPr/>
      </w:pPr>
      <w:r w:rsidDel="00000000" w:rsidR="00000000" w:rsidRPr="00000000">
        <w:rPr>
          <w:rtl w:val="0"/>
        </w:rPr>
        <w:t xml:space="preserve">Afin d’importer un FEC ou une Balance dans Inqom, il y a des pré-requis et plusieurs étapes sont nécessaires. Le mode Balance repose sur un format spécifique Inqom.</w:t>
      </w:r>
    </w:p>
    <w:p w:rsidR="00000000" w:rsidDel="00000000" w:rsidP="00000000" w:rsidRDefault="00000000" w:rsidRPr="00000000" w14:paraId="00000898">
      <w:pPr>
        <w:pStyle w:val="Heading3"/>
        <w:rPr/>
      </w:pPr>
      <w:bookmarkStart w:colFirst="0" w:colLast="0" w:name="_drmt1nerfqp0" w:id="254"/>
      <w:bookmarkEnd w:id="254"/>
      <w:r w:rsidDel="00000000" w:rsidR="00000000" w:rsidRPr="00000000">
        <w:rPr>
          <w:rtl w:val="0"/>
        </w:rPr>
        <w:t xml:space="preserve">Pré-requis</w:t>
      </w:r>
    </w:p>
    <w:p w:rsidR="00000000" w:rsidDel="00000000" w:rsidP="00000000" w:rsidRDefault="00000000" w:rsidRPr="00000000" w14:paraId="00000899">
      <w:pPr>
        <w:numPr>
          <w:ilvl w:val="0"/>
          <w:numId w:val="1"/>
        </w:numPr>
        <w:ind w:left="720" w:hanging="360"/>
        <w:rPr>
          <w:u w:val="none"/>
        </w:rPr>
      </w:pPr>
      <w:r w:rsidDel="00000000" w:rsidR="00000000" w:rsidRPr="00000000">
        <w:rPr>
          <w:rtl w:val="0"/>
        </w:rPr>
        <w:t xml:space="preserve">Il faut que le dossier comptable soit créé auparavant.</w:t>
      </w:r>
    </w:p>
    <w:p w:rsidR="00000000" w:rsidDel="00000000" w:rsidP="00000000" w:rsidRDefault="00000000" w:rsidRPr="00000000" w14:paraId="0000089A">
      <w:pPr>
        <w:numPr>
          <w:ilvl w:val="0"/>
          <w:numId w:val="1"/>
        </w:numPr>
        <w:ind w:left="720" w:hanging="360"/>
        <w:rPr>
          <w:u w:val="none"/>
        </w:rPr>
      </w:pPr>
      <w:r w:rsidDel="00000000" w:rsidR="00000000" w:rsidRPr="00000000">
        <w:rPr>
          <w:rtl w:val="0"/>
        </w:rPr>
        <w:t xml:space="preserve">L’exercice de destination des écritures doit être créé.</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3"/>
        <w:rPr>
          <w:b w:val="1"/>
          <w:bCs w:val="1"/>
          <w:u w:val="single"/>
        </w:rPr>
      </w:pPr>
      <w:bookmarkStart w:colFirst="0" w:colLast="0" w:name="_18bcb7kw23tm" w:id="255"/>
      <w:bookmarkEnd w:id="255"/>
      <w:r w:rsidDel="00000000" w:rsidR="00000000" w:rsidRPr="00000000">
        <w:rPr>
          <w:rtl w:val="0"/>
        </w:rPr>
        <w:t xml:space="preserve">Pré-mapping </w:t>
      </w:r>
      <w:r w:rsidDel="00000000" w:rsidR="00000000" w:rsidRPr="00000000">
        <w:rPr>
          <w:b w:val="1"/>
          <w:bCs w:val="1"/>
          <w:u w:val="single"/>
          <w:rtl w:val="0"/>
        </w:rPr>
        <w:t xml:space="preserve">(utilisation avancée)</w:t>
      </w:r>
    </w:p>
    <w:p w:rsidR="00000000" w:rsidDel="00000000" w:rsidP="00000000" w:rsidRDefault="00000000" w:rsidRPr="00000000" w14:paraId="0000089D">
      <w:pPr>
        <w:ind w:left="0" w:firstLine="0"/>
        <w:rPr/>
      </w:pPr>
      <w:r w:rsidDel="00000000" w:rsidR="00000000" w:rsidRPr="00000000">
        <w:rPr>
          <w:rtl w:val="0"/>
        </w:rPr>
        <w:t xml:space="preserve">Il est possible de définir pour l’ensemble des imports d’un dossier, un template de mapping des comptes et des journaux. Ces templates permettent de faire des transformations afin d’adapter les données d’entrée.</w:t>
      </w:r>
    </w:p>
    <w:p w:rsidR="00000000" w:rsidDel="00000000" w:rsidP="00000000" w:rsidRDefault="00000000" w:rsidRPr="00000000" w14:paraId="0000089E">
      <w:pPr>
        <w:pStyle w:val="Heading3"/>
        <w:rPr/>
      </w:pPr>
      <w:bookmarkStart w:colFirst="0" w:colLast="0" w:name="_m3smb5i2kcay" w:id="256"/>
      <w:bookmarkEnd w:id="256"/>
      <w:r w:rsidDel="00000000" w:rsidR="00000000" w:rsidRPr="00000000">
        <w:rPr>
          <w:rtl w:val="0"/>
        </w:rPr>
        <w:t xml:space="preserve">Étapes de l’import</w:t>
      </w:r>
    </w:p>
    <w:p w:rsidR="00000000" w:rsidDel="00000000" w:rsidP="00000000" w:rsidRDefault="00000000" w:rsidRPr="00000000" w14:paraId="0000089F">
      <w:pPr>
        <w:numPr>
          <w:ilvl w:val="0"/>
          <w:numId w:val="10"/>
        </w:numPr>
        <w:ind w:left="720" w:hanging="360"/>
        <w:rPr>
          <w:u w:val="none"/>
        </w:rPr>
      </w:pPr>
      <w:r w:rsidDel="00000000" w:rsidR="00000000" w:rsidRPr="00000000">
        <w:rPr>
          <w:rtl w:val="0"/>
        </w:rPr>
        <w:t xml:space="preserve">Création de l’opération d’import </w:t>
      </w:r>
    </w:p>
    <w:p w:rsidR="00000000" w:rsidDel="00000000" w:rsidP="00000000" w:rsidRDefault="00000000" w:rsidRPr="00000000" w14:paraId="000008A0">
      <w:pPr>
        <w:numPr>
          <w:ilvl w:val="1"/>
          <w:numId w:val="10"/>
        </w:numPr>
        <w:ind w:left="1440" w:hanging="360"/>
        <w:rPr>
          <w:u w:val="none"/>
        </w:rPr>
      </w:pPr>
      <w:r w:rsidDel="00000000" w:rsidR="00000000" w:rsidRPr="00000000">
        <w:rPr>
          <w:rtl w:val="0"/>
        </w:rPr>
        <w:t xml:space="preserve">Soit import FEC en donnant l’exercice de destination</w:t>
      </w:r>
    </w:p>
    <w:p w:rsidR="00000000" w:rsidDel="00000000" w:rsidP="00000000" w:rsidRDefault="00000000" w:rsidRPr="00000000" w14:paraId="000008A1">
      <w:pPr>
        <w:numPr>
          <w:ilvl w:val="1"/>
          <w:numId w:val="10"/>
        </w:numPr>
        <w:ind w:left="1440" w:hanging="360"/>
        <w:rPr>
          <w:u w:val="none"/>
        </w:rPr>
      </w:pPr>
      <w:r w:rsidDel="00000000" w:rsidR="00000000" w:rsidRPr="00000000">
        <w:rPr>
          <w:rtl w:val="0"/>
        </w:rPr>
        <w:t xml:space="preserve">Soit import Balance en donnant le journal et la date de l’écriture générée</w:t>
      </w:r>
    </w:p>
    <w:p w:rsidR="00000000" w:rsidDel="00000000" w:rsidP="00000000" w:rsidRDefault="00000000" w:rsidRPr="00000000" w14:paraId="000008A2">
      <w:pPr>
        <w:numPr>
          <w:ilvl w:val="0"/>
          <w:numId w:val="10"/>
        </w:numPr>
        <w:ind w:left="720" w:hanging="360"/>
      </w:pPr>
      <w:r w:rsidDel="00000000" w:rsidR="00000000" w:rsidRPr="00000000">
        <w:rPr>
          <w:rtl w:val="0"/>
        </w:rPr>
        <w:t xml:space="preserve">L’opération est analysé en arrière plan</w:t>
      </w:r>
    </w:p>
    <w:p w:rsidR="00000000" w:rsidDel="00000000" w:rsidP="00000000" w:rsidRDefault="00000000" w:rsidRPr="00000000" w14:paraId="000008A3">
      <w:pPr>
        <w:numPr>
          <w:ilvl w:val="0"/>
          <w:numId w:val="10"/>
        </w:numPr>
        <w:ind w:left="720" w:hanging="360"/>
        <w:rPr>
          <w:u w:val="none"/>
        </w:rPr>
      </w:pPr>
      <w:r w:rsidDel="00000000" w:rsidR="00000000" w:rsidRPr="00000000">
        <w:rPr>
          <w:rtl w:val="0"/>
        </w:rPr>
        <w:t xml:space="preserve">Création des mappings en arrière plan (utilisation des templates de mapping si existant)</w:t>
      </w:r>
    </w:p>
    <w:p w:rsidR="00000000" w:rsidDel="00000000" w:rsidP="00000000" w:rsidRDefault="00000000" w:rsidRPr="00000000" w14:paraId="000008A4">
      <w:pPr>
        <w:numPr>
          <w:ilvl w:val="0"/>
          <w:numId w:val="10"/>
        </w:numPr>
        <w:ind w:left="720" w:hanging="360"/>
        <w:rPr>
          <w:u w:val="none"/>
        </w:rPr>
      </w:pPr>
      <w:r w:rsidDel="00000000" w:rsidR="00000000" w:rsidRPr="00000000">
        <w:rPr>
          <w:rtl w:val="0"/>
        </w:rPr>
        <w:t xml:space="preserve">Résolution des problèmes si existant</w:t>
      </w:r>
    </w:p>
    <w:p w:rsidR="00000000" w:rsidDel="00000000" w:rsidP="00000000" w:rsidRDefault="00000000" w:rsidRPr="00000000" w14:paraId="000008A5">
      <w:pPr>
        <w:numPr>
          <w:ilvl w:val="0"/>
          <w:numId w:val="10"/>
        </w:numPr>
        <w:ind w:left="720" w:hanging="360"/>
        <w:rPr>
          <w:u w:val="none"/>
        </w:rPr>
      </w:pPr>
      <w:r w:rsidDel="00000000" w:rsidR="00000000" w:rsidRPr="00000000">
        <w:rPr>
          <w:rtl w:val="0"/>
        </w:rPr>
        <w:t xml:space="preserve">Mapping des journaux</w:t>
      </w:r>
    </w:p>
    <w:p w:rsidR="00000000" w:rsidDel="00000000" w:rsidP="00000000" w:rsidRDefault="00000000" w:rsidRPr="00000000" w14:paraId="000008A6">
      <w:pPr>
        <w:numPr>
          <w:ilvl w:val="0"/>
          <w:numId w:val="10"/>
        </w:numPr>
        <w:ind w:left="720" w:hanging="360"/>
        <w:rPr>
          <w:u w:val="none"/>
        </w:rPr>
      </w:pPr>
      <w:r w:rsidDel="00000000" w:rsidR="00000000" w:rsidRPr="00000000">
        <w:rPr>
          <w:rtl w:val="0"/>
        </w:rPr>
        <w:t xml:space="preserve">Mapping des comptes</w:t>
      </w:r>
    </w:p>
    <w:p w:rsidR="00000000" w:rsidDel="00000000" w:rsidP="00000000" w:rsidRDefault="00000000" w:rsidRPr="00000000" w14:paraId="000008A7">
      <w:pPr>
        <w:numPr>
          <w:ilvl w:val="0"/>
          <w:numId w:val="10"/>
        </w:numPr>
        <w:ind w:left="720" w:hanging="360"/>
        <w:rPr>
          <w:u w:val="none"/>
        </w:rPr>
      </w:pPr>
      <w:r w:rsidDel="00000000" w:rsidR="00000000" w:rsidRPr="00000000">
        <w:rPr>
          <w:rtl w:val="0"/>
        </w:rPr>
        <w:t xml:space="preserve">Mapping de l’analytique (optionnel)</w:t>
      </w:r>
    </w:p>
    <w:p w:rsidR="00000000" w:rsidDel="00000000" w:rsidP="00000000" w:rsidRDefault="00000000" w:rsidRPr="00000000" w14:paraId="000008A8">
      <w:pPr>
        <w:numPr>
          <w:ilvl w:val="0"/>
          <w:numId w:val="10"/>
        </w:numPr>
        <w:ind w:left="720" w:hanging="360"/>
        <w:rPr>
          <w:u w:val="none"/>
        </w:rPr>
      </w:pPr>
      <w:r w:rsidDel="00000000" w:rsidR="00000000" w:rsidRPr="00000000">
        <w:rPr>
          <w:rtl w:val="0"/>
        </w:rPr>
        <w:t xml:space="preserve">Intégration des écritures en arrière plan</w:t>
      </w:r>
    </w:p>
    <w:p w:rsidR="00000000" w:rsidDel="00000000" w:rsidP="00000000" w:rsidRDefault="00000000" w:rsidRPr="00000000" w14:paraId="000008A9">
      <w:pPr>
        <w:numPr>
          <w:ilvl w:val="0"/>
          <w:numId w:val="10"/>
        </w:numPr>
        <w:ind w:left="720" w:hanging="360"/>
        <w:rPr>
          <w:u w:val="none"/>
        </w:rPr>
      </w:pPr>
      <w:r w:rsidDel="00000000" w:rsidR="00000000" w:rsidRPr="00000000">
        <w:rPr>
          <w:rtl w:val="0"/>
        </w:rPr>
        <w:t xml:space="preserve">Intégration des lettrages en arrière plan</w:t>
      </w:r>
    </w:p>
    <w:p w:rsidR="00000000" w:rsidDel="00000000" w:rsidP="00000000" w:rsidRDefault="00000000" w:rsidRPr="00000000" w14:paraId="000008AA">
      <w:pPr>
        <w:numPr>
          <w:ilvl w:val="0"/>
          <w:numId w:val="10"/>
        </w:numPr>
        <w:ind w:left="720" w:hanging="360"/>
        <w:rPr>
          <w:u w:val="none"/>
        </w:rPr>
      </w:pPr>
      <w:r w:rsidDel="00000000" w:rsidR="00000000" w:rsidRPr="00000000">
        <w:rPr>
          <w:rtl w:val="0"/>
        </w:rPr>
        <w:t xml:space="preserve">Intégration de l’analytique en arrière plan (optionnel)</w:t>
      </w:r>
    </w:p>
    <w:p w:rsidR="00000000" w:rsidDel="00000000" w:rsidP="00000000" w:rsidRDefault="00000000" w:rsidRPr="00000000" w14:paraId="000008AB">
      <w:pPr>
        <w:numPr>
          <w:ilvl w:val="0"/>
          <w:numId w:val="10"/>
        </w:numPr>
        <w:ind w:left="720" w:hanging="360"/>
        <w:rPr>
          <w:u w:val="none"/>
        </w:rPr>
      </w:pPr>
      <w:r w:rsidDel="00000000" w:rsidR="00000000" w:rsidRPr="00000000">
        <w:rPr>
          <w:rtl w:val="0"/>
        </w:rPr>
        <w:t xml:space="preserve">Suppression des écritures existantes de l’exercice en arrière plan (mode Remplacer)</w:t>
      </w:r>
    </w:p>
    <w:p w:rsidR="00000000" w:rsidDel="00000000" w:rsidP="00000000" w:rsidRDefault="00000000" w:rsidRPr="00000000" w14:paraId="000008AC">
      <w:pPr>
        <w:pStyle w:val="Heading3"/>
        <w:spacing w:line="276" w:lineRule="auto"/>
        <w:jc w:val="left"/>
        <w:rPr>
          <w:b w:val="1"/>
          <w:bCs w:val="1"/>
          <w:u w:val="single"/>
        </w:rPr>
      </w:pPr>
      <w:bookmarkStart w:colFirst="0" w:colLast="0" w:name="_h27ui4femonp" w:id="257"/>
      <w:bookmarkEnd w:id="257"/>
      <w:r w:rsidDel="00000000" w:rsidR="00000000" w:rsidRPr="00000000">
        <w:rPr>
          <w:rtl w:val="0"/>
        </w:rPr>
        <w:t xml:space="preserve">Template mapping comptes </w:t>
      </w:r>
      <w:r w:rsidDel="00000000" w:rsidR="00000000" w:rsidRPr="00000000">
        <w:rPr>
          <w:b w:val="1"/>
          <w:bCs w:val="1"/>
          <w:u w:val="single"/>
          <w:rtl w:val="0"/>
        </w:rPr>
        <w:t xml:space="preserve">(utilisation avancée)</w:t>
      </w:r>
    </w:p>
    <w:p w:rsidR="00000000" w:rsidDel="00000000" w:rsidP="00000000" w:rsidRDefault="00000000" w:rsidRPr="00000000" w14:paraId="000008AD">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Un fichier de template de mapping comptes peut être utilisé afin de faciliter le mapping des comptes importés.</w:t>
      </w:r>
    </w:p>
    <w:p w:rsidR="00000000" w:rsidDel="00000000" w:rsidP="00000000" w:rsidRDefault="00000000" w:rsidRPr="00000000" w14:paraId="000008AE">
      <w:pPr>
        <w:pStyle w:val="Subtitle"/>
        <w:rPr/>
      </w:pPr>
      <w:bookmarkStart w:colFirst="0" w:colLast="0" w:name="_wjsjei4ped7j" w:id="258"/>
      <w:bookmarkEnd w:id="258"/>
      <w:r w:rsidDel="00000000" w:rsidR="00000000" w:rsidRPr="00000000">
        <w:rPr>
          <w:rtl w:val="0"/>
        </w:rPr>
        <w:t xml:space="preserve">URL</w:t>
      </w:r>
    </w:p>
    <w:p w:rsidR="00000000" w:rsidDel="00000000" w:rsidP="00000000" w:rsidRDefault="00000000" w:rsidRPr="00000000" w14:paraId="000008AF">
      <w:pPr>
        <w:rPr>
          <w:color w:val="4744e3"/>
          <w:u w:val="single"/>
        </w:rPr>
      </w:pPr>
      <w:r w:rsidDel="00000000" w:rsidR="00000000" w:rsidRPr="00000000">
        <w:rPr>
          <w:color w:val="4744e3"/>
          <w:u w:val="single"/>
          <w:rtl w:val="0"/>
        </w:rPr>
        <w:t xml:space="preserve">{{URLBase}}/api/app/enterprises/{dossierId}/operations/account-mappings/import-template</w:t>
      </w:r>
    </w:p>
    <w:p w:rsidR="00000000" w:rsidDel="00000000" w:rsidP="00000000" w:rsidRDefault="00000000" w:rsidRPr="00000000" w14:paraId="000008B0">
      <w:pPr>
        <w:pStyle w:val="Subtitle"/>
        <w:rPr/>
      </w:pPr>
      <w:bookmarkStart w:colFirst="0" w:colLast="0" w:name="_ujpluavdqyg4" w:id="259"/>
      <w:bookmarkEnd w:id="259"/>
      <w:r w:rsidDel="00000000" w:rsidR="00000000" w:rsidRPr="00000000">
        <w:rPr>
          <w:rtl w:val="0"/>
        </w:rPr>
        <w:t xml:space="preserve">Method</w:t>
      </w:r>
    </w:p>
    <w:p w:rsidR="00000000" w:rsidDel="00000000" w:rsidP="00000000" w:rsidRDefault="00000000" w:rsidRPr="00000000" w14:paraId="000008B1">
      <w:pPr>
        <w:rPr/>
      </w:pPr>
      <w:r w:rsidDel="00000000" w:rsidR="00000000" w:rsidRPr="00000000">
        <w:rPr>
          <w:rtl w:val="0"/>
        </w:rPr>
        <w:t xml:space="preserve">POST</w:t>
      </w:r>
    </w:p>
    <w:p w:rsidR="00000000" w:rsidDel="00000000" w:rsidP="00000000" w:rsidRDefault="00000000" w:rsidRPr="00000000" w14:paraId="000008B2">
      <w:pPr>
        <w:pStyle w:val="Subtitle"/>
        <w:rPr/>
      </w:pPr>
      <w:bookmarkStart w:colFirst="0" w:colLast="0" w:name="_jo759yld874e" w:id="260"/>
      <w:bookmarkEnd w:id="260"/>
      <w:r w:rsidDel="00000000" w:rsidR="00000000" w:rsidRPr="00000000">
        <w:rPr>
          <w:rtl w:val="0"/>
        </w:rPr>
        <w:t xml:space="preserve">Paramètres (path)</w:t>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B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B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8B7">
      <w:pPr>
        <w:pStyle w:val="Subtitle"/>
        <w:rPr/>
      </w:pPr>
      <w:bookmarkStart w:colFirst="0" w:colLast="0" w:name="_5b5jw4vdi5d1" w:id="261"/>
      <w:bookmarkEnd w:id="261"/>
      <w:r w:rsidDel="00000000" w:rsidR="00000000" w:rsidRPr="00000000">
        <w:rPr>
          <w:rtl w:val="0"/>
        </w:rPr>
        <w:t xml:space="preserve">Paramètres (formData)</w:t>
      </w:r>
    </w:p>
    <w:p w:rsidR="00000000" w:rsidDel="00000000" w:rsidP="00000000" w:rsidRDefault="00000000" w:rsidRPr="00000000" w14:paraId="000008B8">
      <w:pPr>
        <w:rPr>
          <w:color w:val="434343"/>
        </w:rPr>
      </w:pPr>
      <w:r w:rsidDel="00000000" w:rsidR="00000000" w:rsidRPr="00000000">
        <w:rPr>
          <w:rtl w:val="0"/>
        </w:rPr>
      </w:r>
    </w:p>
    <w:tbl>
      <w:tblPr>
        <w:tblStyle w:val="Table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B9">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BA">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jc w:val="left"/>
              <w:rPr>
                <w:color w:val="434343"/>
              </w:rPr>
            </w:pPr>
            <w:r w:rsidDel="00000000" w:rsidR="00000000" w:rsidRPr="00000000">
              <w:rPr>
                <w:rFonts w:ascii="Arial" w:cs="Arial" w:eastAsia="Arial" w:hAnsi="Arial"/>
                <w:color w:val="3b4151"/>
                <w:sz w:val="24"/>
                <w:szCs w:val="24"/>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jc w:val="left"/>
              <w:rPr>
                <w:color w:val="434343"/>
              </w:rPr>
            </w:pPr>
            <w:r w:rsidDel="00000000" w:rsidR="00000000" w:rsidRPr="00000000">
              <w:rPr>
                <w:color w:val="434343"/>
                <w:rtl w:val="0"/>
              </w:rPr>
              <w:t xml:space="preserve">Fichier template </w:t>
            </w:r>
          </w:p>
          <w:p w:rsidR="00000000" w:rsidDel="00000000" w:rsidP="00000000" w:rsidRDefault="00000000" w:rsidRPr="00000000" w14:paraId="000008BD">
            <w:pPr>
              <w:widowControl w:val="0"/>
              <w:jc w:val="left"/>
              <w:rPr>
                <w:color w:val="434343"/>
              </w:rPr>
            </w:pPr>
            <w:r w:rsidDel="00000000" w:rsidR="00000000" w:rsidRPr="00000000">
              <w:rPr>
                <w:color w:val="434343"/>
                <w:rtl w:val="0"/>
              </w:rPr>
              <w:t xml:space="preserve">Le type mime doit être défini parmi une de ces valeurs [text/plain, text/csv]</w:t>
            </w:r>
          </w:p>
        </w:tc>
      </w:tr>
    </w:tbl>
    <w:p w:rsidR="00000000" w:rsidDel="00000000" w:rsidP="00000000" w:rsidRDefault="00000000" w:rsidRPr="00000000" w14:paraId="000008BE">
      <w:pPr>
        <w:rPr>
          <w:color w:val="434343"/>
        </w:rPr>
      </w:pPr>
      <w:r w:rsidDel="00000000" w:rsidR="00000000" w:rsidRPr="00000000">
        <w:rPr>
          <w:rtl w:val="0"/>
        </w:rPr>
      </w:r>
    </w:p>
    <w:p w:rsidR="00000000" w:rsidDel="00000000" w:rsidP="00000000" w:rsidRDefault="00000000" w:rsidRPr="00000000" w14:paraId="000008BF">
      <w:pPr>
        <w:pStyle w:val="Heading4"/>
        <w:spacing w:line="276" w:lineRule="auto"/>
        <w:jc w:val="left"/>
        <w:rPr/>
      </w:pPr>
      <w:bookmarkStart w:colFirst="0" w:colLast="0" w:name="_x001rg8q8nnu" w:id="262"/>
      <w:bookmarkEnd w:id="262"/>
      <w:r w:rsidDel="00000000" w:rsidR="00000000" w:rsidRPr="00000000">
        <w:rPr>
          <w:rtl w:val="0"/>
        </w:rPr>
        <w:t xml:space="preserve">Format du fichier</w:t>
      </w:r>
    </w:p>
    <w:p w:rsidR="00000000" w:rsidDel="00000000" w:rsidP="00000000" w:rsidRDefault="00000000" w:rsidRPr="00000000" w14:paraId="000008C0">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Fichier à plat CSV ayant le symbole ; comme séparateur et ayant une ligne d’en-tête.</w:t>
      </w:r>
    </w:p>
    <w:p w:rsidR="00000000" w:rsidDel="00000000" w:rsidP="00000000" w:rsidRDefault="00000000" w:rsidRPr="00000000" w14:paraId="000008C1">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Deux colonnes :</w:t>
      </w:r>
    </w:p>
    <w:p w:rsidR="00000000" w:rsidDel="00000000" w:rsidP="00000000" w:rsidRDefault="00000000" w:rsidRPr="00000000" w14:paraId="000008C2">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Critère sur le compte importé (Chaîne de caractères ou </w:t>
      </w:r>
      <w:hyperlink r:id="rId43">
        <w:r w:rsidDel="00000000" w:rsidR="00000000" w:rsidRPr="00000000">
          <w:rPr>
            <w:rFonts w:ascii="Arial" w:cs="Arial" w:eastAsia="Arial" w:hAnsi="Arial"/>
            <w:color w:val="1155cc"/>
            <w:u w:val="single"/>
            <w:rtl w:val="0"/>
          </w:rPr>
          <w:t xml:space="preserve">Expression régulière</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C3">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Compte en sortie (Chaîne de caractères, </w:t>
      </w:r>
      <w:hyperlink r:id="rId44">
        <w:r w:rsidDel="00000000" w:rsidR="00000000" w:rsidRPr="00000000">
          <w:rPr>
            <w:rFonts w:ascii="Arial" w:cs="Arial" w:eastAsia="Arial" w:hAnsi="Arial"/>
            <w:color w:val="1155cc"/>
            <w:u w:val="single"/>
            <w:rtl w:val="0"/>
          </w:rPr>
          <w:t xml:space="preserve">Substitution de l’expression régulière</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C4">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8C5">
      <w:pPr>
        <w:pStyle w:val="Heading4"/>
        <w:spacing w:line="276" w:lineRule="auto"/>
        <w:jc w:val="left"/>
        <w:rPr/>
      </w:pPr>
      <w:bookmarkStart w:colFirst="0" w:colLast="0" w:name="_j3hkafi54iec" w:id="263"/>
      <w:bookmarkEnd w:id="263"/>
      <w:r w:rsidDel="00000000" w:rsidR="00000000" w:rsidRPr="00000000">
        <w:rPr>
          <w:rtl w:val="0"/>
        </w:rPr>
        <w:t xml:space="preserve">Fonctionnement</w:t>
      </w:r>
    </w:p>
    <w:p w:rsidR="00000000" w:rsidDel="00000000" w:rsidP="00000000" w:rsidRDefault="00000000" w:rsidRPr="00000000" w14:paraId="000008C6">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A l’import d’un fichier FEC, chaque compte du fichier va être analysé afin de retrouver un équivalent dans Inqom. S’il existe un template de mapping comptes, celui-ci va être utilisé en premier lieu.</w:t>
      </w:r>
    </w:p>
    <w:p w:rsidR="00000000" w:rsidDel="00000000" w:rsidP="00000000" w:rsidRDefault="00000000" w:rsidRPr="00000000" w14:paraId="000008C7">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8C8">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Pour chaque compte à l’import, Inqom va parcourir le template et utiliser la première règle dont le critère sur le compte va correspondre afin d’appliquer la règle de mapping.</w:t>
      </w:r>
    </w:p>
    <w:p w:rsidR="00000000" w:rsidDel="00000000" w:rsidP="00000000" w:rsidRDefault="00000000" w:rsidRPr="00000000" w14:paraId="000008C9">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Le deuxième champ permet de déterminer le compte en sortie à utiliser dans Inqom.</w:t>
      </w:r>
    </w:p>
    <w:p w:rsidR="00000000" w:rsidDel="00000000" w:rsidP="00000000" w:rsidRDefault="00000000" w:rsidRPr="00000000" w14:paraId="000008CA">
      <w:pPr>
        <w:pStyle w:val="Heading4"/>
        <w:spacing w:line="276" w:lineRule="auto"/>
        <w:jc w:val="left"/>
        <w:rPr/>
      </w:pPr>
      <w:bookmarkStart w:colFirst="0" w:colLast="0" w:name="_um1kwimvq7lt" w:id="264"/>
      <w:bookmarkEnd w:id="264"/>
      <w:r w:rsidDel="00000000" w:rsidR="00000000" w:rsidRPr="00000000">
        <w:rPr>
          <w:rtl w:val="0"/>
        </w:rPr>
        <w:t xml:space="preserve">Exemples</w:t>
      </w:r>
    </w:p>
    <w:p w:rsidR="00000000" w:rsidDel="00000000" w:rsidP="00000000" w:rsidRDefault="00000000" w:rsidRPr="00000000" w14:paraId="000008CB">
      <w:pPr>
        <w:pStyle w:val="Heading5"/>
        <w:rPr/>
      </w:pPr>
      <w:bookmarkStart w:colFirst="0" w:colLast="0" w:name="_xv6rexhhdd5h" w:id="265"/>
      <w:bookmarkEnd w:id="265"/>
      <w:r w:rsidDel="00000000" w:rsidR="00000000" w:rsidRPr="00000000">
        <w:rPr>
          <w:rtl w:val="0"/>
        </w:rPr>
        <w:t xml:space="preserve">Sans Expression régulière</w:t>
      </w:r>
    </w:p>
    <w:p w:rsidR="00000000" w:rsidDel="00000000" w:rsidP="00000000" w:rsidRDefault="00000000" w:rsidRPr="00000000" w14:paraId="000008CC">
      <w:pPr>
        <w:pStyle w:val="Heading6"/>
        <w:spacing w:line="276" w:lineRule="auto"/>
        <w:jc w:val="left"/>
        <w:rPr/>
      </w:pPr>
      <w:bookmarkStart w:colFirst="0" w:colLast="0" w:name="_iymzlzrbj7ih" w:id="266"/>
      <w:bookmarkEnd w:id="266"/>
      <w:r w:rsidDel="00000000" w:rsidR="00000000" w:rsidRPr="00000000">
        <w:rPr>
          <w:rtl w:val="0"/>
        </w:rPr>
        <w:t xml:space="preserve">Template</w:t>
      </w:r>
    </w:p>
    <w:p w:rsidR="00000000" w:rsidDel="00000000" w:rsidP="00000000" w:rsidRDefault="00000000" w:rsidRPr="00000000" w14:paraId="000008CD">
      <w:pPr>
        <w:spacing w:line="276" w:lineRule="auto"/>
        <w:jc w:val="left"/>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compte_in;compte_out</w:t>
      </w:r>
      <w:r w:rsidDel="00000000" w:rsidR="00000000" w:rsidRPr="00000000">
        <w:rPr>
          <w:rtl w:val="0"/>
        </w:rPr>
      </w:r>
    </w:p>
    <w:p w:rsidR="00000000" w:rsidDel="00000000" w:rsidP="00000000" w:rsidRDefault="00000000" w:rsidRPr="00000000" w14:paraId="000008CE">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10;101</w:t>
      </w:r>
    </w:p>
    <w:p w:rsidR="00000000" w:rsidDel="00000000" w:rsidP="00000000" w:rsidRDefault="00000000" w:rsidRPr="00000000" w14:paraId="000008CF">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2812;28122</w:t>
      </w:r>
    </w:p>
    <w:p w:rsidR="00000000" w:rsidDel="00000000" w:rsidP="00000000" w:rsidRDefault="00000000" w:rsidRPr="00000000" w14:paraId="000008D0">
      <w:pPr>
        <w:pStyle w:val="Heading6"/>
        <w:spacing w:line="276" w:lineRule="auto"/>
        <w:jc w:val="left"/>
        <w:rPr/>
      </w:pPr>
      <w:bookmarkStart w:colFirst="0" w:colLast="0" w:name="_keqfx61pc2ao" w:id="267"/>
      <w:bookmarkEnd w:id="267"/>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Evaluation</w:t>
      </w:r>
    </w:p>
    <w:p w:rsidR="00000000" w:rsidDel="00000000" w:rsidP="00000000" w:rsidRDefault="00000000" w:rsidRPr="00000000" w14:paraId="000008D1">
      <w:pPr>
        <w:spacing w:line="276" w:lineRule="auto"/>
        <w:jc w:val="left"/>
        <w:rPr>
          <w:rFonts w:ascii="Roboto Mono" w:cs="Roboto Mono" w:eastAsia="Roboto Mono" w:hAnsi="Roboto Mono"/>
          <w:color w:val="188038"/>
          <w:sz w:val="18"/>
          <w:szCs w:val="18"/>
        </w:rPr>
      </w:pPr>
      <w:r w:rsidDel="00000000" w:rsidR="00000000" w:rsidRPr="00000000">
        <w:rPr>
          <w:rFonts w:ascii="Arial" w:cs="Arial" w:eastAsia="Arial" w:hAnsi="Arial"/>
          <w:color w:val="000000"/>
          <w:rtl w:val="0"/>
        </w:rPr>
        <w:t xml:space="preserve"></w:t>
      </w:r>
      <w:r w:rsidDel="00000000" w:rsidR="00000000" w:rsidRPr="00000000">
        <w:rPr>
          <w:rFonts w:ascii="Roboto Mono" w:cs="Roboto Mono" w:eastAsia="Roboto Mono" w:hAnsi="Roboto Mono"/>
          <w:color w:val="188038"/>
          <w:sz w:val="18"/>
          <w:szCs w:val="18"/>
          <w:rtl w:val="0"/>
        </w:rPr>
        <w:t xml:space="preserve">Compte importé;Compte Inqom;Ligne du template utilisée</w:t>
      </w:r>
    </w:p>
    <w:p w:rsidR="00000000" w:rsidDel="00000000" w:rsidP="00000000" w:rsidRDefault="00000000" w:rsidRPr="00000000" w14:paraId="000008D2">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102;102;aucune</w:t>
      </w:r>
    </w:p>
    <w:p w:rsidR="00000000" w:rsidDel="00000000" w:rsidP="00000000" w:rsidRDefault="00000000" w:rsidRPr="00000000" w14:paraId="000008D3">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10;101;ligne 1</w:t>
      </w:r>
    </w:p>
    <w:p w:rsidR="00000000" w:rsidDel="00000000" w:rsidP="00000000" w:rsidRDefault="00000000" w:rsidRPr="00000000" w14:paraId="000008D4">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28;28;aucune</w:t>
      </w:r>
    </w:p>
    <w:p w:rsidR="00000000" w:rsidDel="00000000" w:rsidP="00000000" w:rsidRDefault="00000000" w:rsidRPr="00000000" w14:paraId="000008D5">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2812;28122;ligne 2</w:t>
      </w:r>
    </w:p>
    <w:p w:rsidR="00000000" w:rsidDel="00000000" w:rsidP="00000000" w:rsidRDefault="00000000" w:rsidRPr="00000000" w14:paraId="000008D6">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D7">
      <w:pPr>
        <w:pStyle w:val="Heading5"/>
        <w:spacing w:line="276" w:lineRule="auto"/>
        <w:jc w:val="left"/>
        <w:rPr/>
      </w:pPr>
      <w:bookmarkStart w:colFirst="0" w:colLast="0" w:name="_tey36672kvm9" w:id="268"/>
      <w:bookmarkEnd w:id="268"/>
      <w:r w:rsidDel="00000000" w:rsidR="00000000" w:rsidRPr="00000000">
        <w:rPr>
          <w:rtl w:val="0"/>
        </w:rPr>
        <w:t xml:space="preserve">Avec </w:t>
      </w:r>
      <w:hyperlink r:id="rId45">
        <w:r w:rsidDel="00000000" w:rsidR="00000000" w:rsidRPr="00000000">
          <w:rPr>
            <w:color w:val="1155cc"/>
            <w:u w:val="single"/>
            <w:rtl w:val="0"/>
          </w:rPr>
          <w:t xml:space="preserve">Expression régulière</w:t>
        </w:r>
      </w:hyperlink>
      <w:r w:rsidDel="00000000" w:rsidR="00000000" w:rsidRPr="00000000">
        <w:rPr>
          <w:rtl w:val="0"/>
        </w:rPr>
      </w:r>
    </w:p>
    <w:p w:rsidR="00000000" w:rsidDel="00000000" w:rsidP="00000000" w:rsidRDefault="00000000" w:rsidRPr="00000000" w14:paraId="000008D8">
      <w:pPr>
        <w:pStyle w:val="Heading6"/>
        <w:spacing w:line="276" w:lineRule="auto"/>
        <w:jc w:val="left"/>
        <w:rPr/>
      </w:pPr>
      <w:bookmarkStart w:colFirst="0" w:colLast="0" w:name="_9nld9i88i4l3" w:id="269"/>
      <w:bookmarkEnd w:id="269"/>
      <w:r w:rsidDel="00000000" w:rsidR="00000000" w:rsidRPr="00000000">
        <w:rPr>
          <w:rtl w:val="0"/>
        </w:rPr>
        <w:t xml:space="preserve">Template</w:t>
      </w:r>
    </w:p>
    <w:p w:rsidR="00000000" w:rsidDel="00000000" w:rsidP="00000000" w:rsidRDefault="00000000" w:rsidRPr="00000000" w14:paraId="000008D9">
      <w:pPr>
        <w:spacing w:line="276" w:lineRule="auto"/>
        <w:jc w:val="left"/>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Account in;Account Out</w:t>
      </w:r>
      <w:r w:rsidDel="00000000" w:rsidR="00000000" w:rsidRPr="00000000">
        <w:rPr>
          <w:rtl w:val="0"/>
        </w:rPr>
      </w:r>
    </w:p>
    <w:p w:rsidR="00000000" w:rsidDel="00000000" w:rsidP="00000000" w:rsidRDefault="00000000" w:rsidRPr="00000000" w14:paraId="000008DA">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^0(.*)$;401$1</w:t>
      </w:r>
    </w:p>
    <w:p w:rsidR="00000000" w:rsidDel="00000000" w:rsidP="00000000" w:rsidRDefault="00000000" w:rsidRPr="00000000" w14:paraId="000008DB">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^401$;4012</w:t>
      </w:r>
    </w:p>
    <w:p w:rsidR="00000000" w:rsidDel="00000000" w:rsidP="00000000" w:rsidRDefault="00000000" w:rsidRPr="00000000" w14:paraId="000008DC">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^401F(.*)$;401$1</w:t>
      </w:r>
    </w:p>
    <w:p w:rsidR="00000000" w:rsidDel="00000000" w:rsidP="00000000" w:rsidRDefault="00000000" w:rsidRPr="00000000" w14:paraId="000008DD">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^411C(.*)$;411$1</w:t>
      </w:r>
    </w:p>
    <w:p w:rsidR="00000000" w:rsidDel="00000000" w:rsidP="00000000" w:rsidRDefault="00000000" w:rsidRPr="00000000" w14:paraId="000008DE">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^4(.*)$;401$1</w:t>
      </w:r>
    </w:p>
    <w:p w:rsidR="00000000" w:rsidDel="00000000" w:rsidP="00000000" w:rsidRDefault="00000000" w:rsidRPr="00000000" w14:paraId="000008DF">
      <w:pPr>
        <w:pStyle w:val="Heading6"/>
        <w:spacing w:line="276" w:lineRule="auto"/>
        <w:jc w:val="left"/>
        <w:rPr/>
      </w:pPr>
      <w:bookmarkStart w:colFirst="0" w:colLast="0" w:name="_v39hlnrcpdyd" w:id="270"/>
      <w:bookmarkEnd w:id="270"/>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Evaluation</w:t>
      </w:r>
    </w:p>
    <w:p w:rsidR="00000000" w:rsidDel="00000000" w:rsidP="00000000" w:rsidRDefault="00000000" w:rsidRPr="00000000" w14:paraId="000008E0">
      <w:pPr>
        <w:spacing w:line="276" w:lineRule="auto"/>
        <w:jc w:val="left"/>
        <w:rPr>
          <w:rFonts w:ascii="Roboto Mono" w:cs="Roboto Mono" w:eastAsia="Roboto Mono" w:hAnsi="Roboto Mono"/>
          <w:color w:val="188038"/>
          <w:sz w:val="18"/>
          <w:szCs w:val="18"/>
        </w:rPr>
      </w:pPr>
      <w:r w:rsidDel="00000000" w:rsidR="00000000" w:rsidRPr="00000000">
        <w:rPr>
          <w:rFonts w:ascii="Arial" w:cs="Arial" w:eastAsia="Arial" w:hAnsi="Arial"/>
          <w:color w:val="000000"/>
          <w:rtl w:val="0"/>
        </w:rPr>
        <w:t xml:space="preserve"></w:t>
      </w:r>
      <w:r w:rsidDel="00000000" w:rsidR="00000000" w:rsidRPr="00000000">
        <w:rPr>
          <w:rFonts w:ascii="Roboto Mono" w:cs="Roboto Mono" w:eastAsia="Roboto Mono" w:hAnsi="Roboto Mono"/>
          <w:color w:val="188038"/>
          <w:sz w:val="18"/>
          <w:szCs w:val="18"/>
          <w:rtl w:val="0"/>
        </w:rPr>
        <w:t xml:space="preserve">Compte importé;Compte Inqom;Ligne du template utilisée</w:t>
      </w:r>
    </w:p>
    <w:p w:rsidR="00000000" w:rsidDel="00000000" w:rsidP="00000000" w:rsidRDefault="00000000" w:rsidRPr="00000000" w14:paraId="000008E1">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401Test;40101Test;ligne 5</w:t>
      </w:r>
    </w:p>
    <w:p w:rsidR="00000000" w:rsidDel="00000000" w:rsidP="00000000" w:rsidRDefault="00000000" w:rsidRPr="00000000" w14:paraId="000008E2">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401;4012;ligne2</w:t>
      </w:r>
    </w:p>
    <w:p w:rsidR="00000000" w:rsidDel="00000000" w:rsidP="00000000" w:rsidRDefault="00000000" w:rsidRPr="00000000" w14:paraId="000008E3">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0APPLE;401APPLE;ligne 1</w:t>
      </w:r>
    </w:p>
    <w:p w:rsidR="00000000" w:rsidDel="00000000" w:rsidP="00000000" w:rsidRDefault="00000000" w:rsidRPr="00000000" w14:paraId="000008E4">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123;123;aucune</w:t>
      </w:r>
    </w:p>
    <w:p w:rsidR="00000000" w:rsidDel="00000000" w:rsidP="00000000" w:rsidRDefault="00000000" w:rsidRPr="00000000" w14:paraId="000008E5">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401FAMAZON;401AMAZON;ligne 3</w:t>
      </w:r>
    </w:p>
    <w:p w:rsidR="00000000" w:rsidDel="00000000" w:rsidP="00000000" w:rsidRDefault="00000000" w:rsidRPr="00000000" w14:paraId="000008E6">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411COURTAGES;411OURTAGES;ligne4</w:t>
      </w:r>
    </w:p>
    <w:p w:rsidR="00000000" w:rsidDel="00000000" w:rsidP="00000000" w:rsidRDefault="00000000" w:rsidRPr="00000000" w14:paraId="000008E7">
      <w:pPr>
        <w:pStyle w:val="Heading3"/>
        <w:spacing w:line="276" w:lineRule="auto"/>
        <w:jc w:val="left"/>
        <w:rPr>
          <w:b w:val="1"/>
          <w:bCs w:val="1"/>
          <w:u w:val="single"/>
        </w:rPr>
      </w:pPr>
      <w:bookmarkStart w:colFirst="0" w:colLast="0" w:name="_p7hqzdv8pbz2" w:id="271"/>
      <w:bookmarkEnd w:id="271"/>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Template mapping journaux </w:t>
      </w:r>
      <w:r w:rsidDel="00000000" w:rsidR="00000000" w:rsidRPr="00000000">
        <w:rPr>
          <w:b w:val="1"/>
          <w:bCs w:val="1"/>
          <w:u w:val="single"/>
          <w:rtl w:val="0"/>
        </w:rPr>
        <w:t xml:space="preserve">(utilisation avancée)</w:t>
      </w:r>
    </w:p>
    <w:p w:rsidR="00000000" w:rsidDel="00000000" w:rsidP="00000000" w:rsidRDefault="00000000" w:rsidRPr="00000000" w14:paraId="000008E8">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Un fichier de template de mapping journaux peut être utilisé afin de faciliter le mapping des codes journaux importés.</w:t>
      </w:r>
    </w:p>
    <w:p w:rsidR="00000000" w:rsidDel="00000000" w:rsidP="00000000" w:rsidRDefault="00000000" w:rsidRPr="00000000" w14:paraId="000008E9">
      <w:pPr>
        <w:pStyle w:val="Subtitle"/>
        <w:rPr/>
      </w:pPr>
      <w:bookmarkStart w:colFirst="0" w:colLast="0" w:name="_ybq7bn3jzblh" w:id="272"/>
      <w:bookmarkEnd w:id="272"/>
      <w:r w:rsidDel="00000000" w:rsidR="00000000" w:rsidRPr="00000000">
        <w:rPr>
          <w:rtl w:val="0"/>
        </w:rPr>
        <w:t xml:space="preserve">URL</w:t>
      </w:r>
    </w:p>
    <w:p w:rsidR="00000000" w:rsidDel="00000000" w:rsidP="00000000" w:rsidRDefault="00000000" w:rsidRPr="00000000" w14:paraId="000008EA">
      <w:pPr>
        <w:rPr>
          <w:color w:val="4744e3"/>
          <w:u w:val="single"/>
        </w:rPr>
      </w:pPr>
      <w:r w:rsidDel="00000000" w:rsidR="00000000" w:rsidRPr="00000000">
        <w:rPr>
          <w:color w:val="4744e3"/>
          <w:u w:val="single"/>
          <w:rtl w:val="0"/>
        </w:rPr>
        <w:t xml:space="preserve">{{URLBase}}/api/app/enterprises/{dossierId}/operations/journal-mappings/import-template</w:t>
      </w:r>
    </w:p>
    <w:p w:rsidR="00000000" w:rsidDel="00000000" w:rsidP="00000000" w:rsidRDefault="00000000" w:rsidRPr="00000000" w14:paraId="000008EB">
      <w:pPr>
        <w:pStyle w:val="Subtitle"/>
        <w:rPr/>
      </w:pPr>
      <w:bookmarkStart w:colFirst="0" w:colLast="0" w:name="_b2uc84m68au0" w:id="273"/>
      <w:bookmarkEnd w:id="273"/>
      <w:r w:rsidDel="00000000" w:rsidR="00000000" w:rsidRPr="00000000">
        <w:rPr>
          <w:rtl w:val="0"/>
        </w:rPr>
        <w:t xml:space="preserve">Method</w:t>
      </w:r>
    </w:p>
    <w:p w:rsidR="00000000" w:rsidDel="00000000" w:rsidP="00000000" w:rsidRDefault="00000000" w:rsidRPr="00000000" w14:paraId="000008EC">
      <w:pPr>
        <w:rPr/>
      </w:pPr>
      <w:r w:rsidDel="00000000" w:rsidR="00000000" w:rsidRPr="00000000">
        <w:rPr>
          <w:rtl w:val="0"/>
        </w:rPr>
        <w:t xml:space="preserve">POST</w:t>
      </w:r>
    </w:p>
    <w:p w:rsidR="00000000" w:rsidDel="00000000" w:rsidP="00000000" w:rsidRDefault="00000000" w:rsidRPr="00000000" w14:paraId="000008ED">
      <w:pPr>
        <w:pStyle w:val="Subtitle"/>
        <w:rPr/>
      </w:pPr>
      <w:bookmarkStart w:colFirst="0" w:colLast="0" w:name="_ywkgz2sm27cr" w:id="274"/>
      <w:bookmarkEnd w:id="274"/>
      <w:r w:rsidDel="00000000" w:rsidR="00000000" w:rsidRPr="00000000">
        <w:rPr>
          <w:rtl w:val="0"/>
        </w:rPr>
        <w:t xml:space="preserve">Paramètres (path)</w:t>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EE">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EF">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8F2">
      <w:pPr>
        <w:pStyle w:val="Subtitle"/>
        <w:rPr/>
      </w:pPr>
      <w:bookmarkStart w:colFirst="0" w:colLast="0" w:name="_5u532y4vmwnq" w:id="275"/>
      <w:bookmarkEnd w:id="275"/>
      <w:r w:rsidDel="00000000" w:rsidR="00000000" w:rsidRPr="00000000">
        <w:rPr>
          <w:rtl w:val="0"/>
        </w:rPr>
        <w:t xml:space="preserve">Paramètres (formData)</w:t>
      </w:r>
    </w:p>
    <w:p w:rsidR="00000000" w:rsidDel="00000000" w:rsidP="00000000" w:rsidRDefault="00000000" w:rsidRPr="00000000" w14:paraId="000008F3">
      <w:pPr>
        <w:rPr>
          <w:color w:val="434343"/>
        </w:rPr>
      </w:pPr>
      <w:r w:rsidDel="00000000" w:rsidR="00000000" w:rsidRPr="00000000">
        <w:rPr>
          <w:rtl w:val="0"/>
        </w:rPr>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F4">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8F5">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jc w:val="left"/>
              <w:rPr>
                <w:color w:val="434343"/>
              </w:rPr>
            </w:pPr>
            <w:r w:rsidDel="00000000" w:rsidR="00000000" w:rsidRPr="00000000">
              <w:rPr>
                <w:rFonts w:ascii="Arial" w:cs="Arial" w:eastAsia="Arial" w:hAnsi="Arial"/>
                <w:color w:val="3b4151"/>
                <w:sz w:val="24"/>
                <w:szCs w:val="24"/>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jc w:val="left"/>
              <w:rPr>
                <w:color w:val="434343"/>
              </w:rPr>
            </w:pPr>
            <w:r w:rsidDel="00000000" w:rsidR="00000000" w:rsidRPr="00000000">
              <w:rPr>
                <w:color w:val="434343"/>
                <w:rtl w:val="0"/>
              </w:rPr>
              <w:t xml:space="preserve">Fichier template </w:t>
            </w:r>
          </w:p>
          <w:p w:rsidR="00000000" w:rsidDel="00000000" w:rsidP="00000000" w:rsidRDefault="00000000" w:rsidRPr="00000000" w14:paraId="000008F8">
            <w:pPr>
              <w:widowControl w:val="0"/>
              <w:jc w:val="left"/>
              <w:rPr>
                <w:color w:val="434343"/>
              </w:rPr>
            </w:pPr>
            <w:r w:rsidDel="00000000" w:rsidR="00000000" w:rsidRPr="00000000">
              <w:rPr>
                <w:color w:val="434343"/>
                <w:rtl w:val="0"/>
              </w:rPr>
              <w:t xml:space="preserve">Le type mime doit être défini parmi une de ces valeurs [text/plain, text/csv]</w:t>
            </w:r>
          </w:p>
        </w:tc>
      </w:tr>
    </w:tbl>
    <w:p w:rsidR="00000000" w:rsidDel="00000000" w:rsidP="00000000" w:rsidRDefault="00000000" w:rsidRPr="00000000" w14:paraId="000008F9">
      <w:pPr>
        <w:rPr>
          <w:color w:val="434343"/>
        </w:rPr>
      </w:pPr>
      <w:r w:rsidDel="00000000" w:rsidR="00000000" w:rsidRPr="00000000">
        <w:rPr>
          <w:rtl w:val="0"/>
        </w:rPr>
      </w:r>
    </w:p>
    <w:p w:rsidR="00000000" w:rsidDel="00000000" w:rsidP="00000000" w:rsidRDefault="00000000" w:rsidRPr="00000000" w14:paraId="000008FA">
      <w:pPr>
        <w:pStyle w:val="Heading4"/>
        <w:spacing w:line="276" w:lineRule="auto"/>
        <w:jc w:val="left"/>
        <w:rPr/>
      </w:pPr>
      <w:bookmarkStart w:colFirst="0" w:colLast="0" w:name="_g73iph3gycnb" w:id="276"/>
      <w:bookmarkEnd w:id="276"/>
      <w:r w:rsidDel="00000000" w:rsidR="00000000" w:rsidRPr="00000000">
        <w:rPr>
          <w:rtl w:val="0"/>
        </w:rPr>
        <w:t xml:space="preserve">Format du fichier</w:t>
      </w:r>
    </w:p>
    <w:p w:rsidR="00000000" w:rsidDel="00000000" w:rsidP="00000000" w:rsidRDefault="00000000" w:rsidRPr="00000000" w14:paraId="000008FB">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Fichier à plat CSV ayant le symbole ; comme séparateur et ayant une ligne d’en-tête.</w:t>
      </w:r>
    </w:p>
    <w:p w:rsidR="00000000" w:rsidDel="00000000" w:rsidP="00000000" w:rsidRDefault="00000000" w:rsidRPr="00000000" w14:paraId="000008FC">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Cinq colonnes :</w:t>
      </w:r>
    </w:p>
    <w:p w:rsidR="00000000" w:rsidDel="00000000" w:rsidP="00000000" w:rsidRDefault="00000000" w:rsidRPr="00000000" w14:paraId="000008FD">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Critère sur le code journal importé (Chaîne de caractères, </w:t>
      </w:r>
      <w:hyperlink r:id="rId46">
        <w:r w:rsidDel="00000000" w:rsidR="00000000" w:rsidRPr="00000000">
          <w:rPr>
            <w:rFonts w:ascii="Arial" w:cs="Arial" w:eastAsia="Arial" w:hAnsi="Arial"/>
            <w:color w:val="1155cc"/>
            <w:u w:val="single"/>
            <w:rtl w:val="0"/>
          </w:rPr>
          <w:t xml:space="preserve">Expression régulière</w:t>
        </w:r>
      </w:hyperlink>
      <w:r w:rsidDel="00000000" w:rsidR="00000000" w:rsidRPr="00000000">
        <w:rPr>
          <w:rFonts w:ascii="Arial" w:cs="Arial" w:eastAsia="Arial" w:hAnsi="Arial"/>
          <w:color w:val="000000"/>
          <w:rtl w:val="0"/>
        </w:rPr>
        <w:t xml:space="preserve"> ou Vide)</w:t>
      </w:r>
    </w:p>
    <w:p w:rsidR="00000000" w:rsidDel="00000000" w:rsidP="00000000" w:rsidRDefault="00000000" w:rsidRPr="00000000" w14:paraId="000008FE">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Critère sur le libellé journal importé (Chaîne de caractères, </w:t>
      </w:r>
      <w:hyperlink r:id="rId47">
        <w:r w:rsidDel="00000000" w:rsidR="00000000" w:rsidRPr="00000000">
          <w:rPr>
            <w:rFonts w:ascii="Arial" w:cs="Arial" w:eastAsia="Arial" w:hAnsi="Arial"/>
            <w:color w:val="1155cc"/>
            <w:u w:val="single"/>
            <w:rtl w:val="0"/>
          </w:rPr>
          <w:t xml:space="preserve">Expression régulière</w:t>
        </w:r>
      </w:hyperlink>
      <w:r w:rsidDel="00000000" w:rsidR="00000000" w:rsidRPr="00000000">
        <w:rPr>
          <w:rFonts w:ascii="Arial" w:cs="Arial" w:eastAsia="Arial" w:hAnsi="Arial"/>
          <w:color w:val="000000"/>
          <w:rtl w:val="0"/>
        </w:rPr>
        <w:t xml:space="preserve"> ou Vide)</w:t>
      </w:r>
    </w:p>
    <w:p w:rsidR="00000000" w:rsidDel="00000000" w:rsidP="00000000" w:rsidRDefault="00000000" w:rsidRPr="00000000" w14:paraId="000008FF">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Code journal renommé (Chaîne de caractères, </w:t>
      </w:r>
      <w:hyperlink r:id="rId48">
        <w:r w:rsidDel="00000000" w:rsidR="00000000" w:rsidRPr="00000000">
          <w:rPr>
            <w:rFonts w:ascii="Arial" w:cs="Arial" w:eastAsia="Arial" w:hAnsi="Arial"/>
            <w:color w:val="1155cc"/>
            <w:u w:val="single"/>
            <w:rtl w:val="0"/>
          </w:rPr>
          <w:t xml:space="preserve">Substitution de l’expression régulière</w:t>
        </w:r>
      </w:hyperlink>
      <w:r w:rsidDel="00000000" w:rsidR="00000000" w:rsidRPr="00000000">
        <w:rPr>
          <w:rFonts w:ascii="Arial" w:cs="Arial" w:eastAsia="Arial" w:hAnsi="Arial"/>
          <w:color w:val="000000"/>
          <w:rtl w:val="0"/>
        </w:rPr>
        <w:t xml:space="preserve"> ou Vide)</w:t>
      </w:r>
    </w:p>
    <w:p w:rsidR="00000000" w:rsidDel="00000000" w:rsidP="00000000" w:rsidRDefault="00000000" w:rsidRPr="00000000" w14:paraId="00000900">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Type de journal, une valeur parmi</w:t>
      </w:r>
    </w:p>
    <w:p w:rsidR="00000000" w:rsidDel="00000000" w:rsidP="00000000" w:rsidRDefault="00000000" w:rsidRPr="00000000" w14:paraId="00000901">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Buy</w:t>
      </w:r>
    </w:p>
    <w:p w:rsidR="00000000" w:rsidDel="00000000" w:rsidP="00000000" w:rsidRDefault="00000000" w:rsidRPr="00000000" w14:paraId="00000902">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Sell</w:t>
      </w:r>
    </w:p>
    <w:p w:rsidR="00000000" w:rsidDel="00000000" w:rsidP="00000000" w:rsidRDefault="00000000" w:rsidRPr="00000000" w14:paraId="00000903">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Bank</w:t>
      </w:r>
    </w:p>
    <w:p w:rsidR="00000000" w:rsidDel="00000000" w:rsidP="00000000" w:rsidRDefault="00000000" w:rsidRPr="00000000" w14:paraId="00000904">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Misc (correspond aux opérations diverses)</w:t>
      </w:r>
    </w:p>
    <w:p w:rsidR="00000000" w:rsidDel="00000000" w:rsidP="00000000" w:rsidRDefault="00000000" w:rsidRPr="00000000" w14:paraId="00000905">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Cash</w:t>
      </w:r>
    </w:p>
    <w:p w:rsidR="00000000" w:rsidDel="00000000" w:rsidP="00000000" w:rsidRDefault="00000000" w:rsidRPr="00000000" w14:paraId="00000906">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Salary</w:t>
      </w:r>
    </w:p>
    <w:p w:rsidR="00000000" w:rsidDel="00000000" w:rsidP="00000000" w:rsidRDefault="00000000" w:rsidRPr="00000000" w14:paraId="00000907">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ANouveaux</w:t>
      </w:r>
    </w:p>
    <w:p w:rsidR="00000000" w:rsidDel="00000000" w:rsidP="00000000" w:rsidRDefault="00000000" w:rsidRPr="00000000" w14:paraId="00000908">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Depreciation</w:t>
      </w:r>
    </w:p>
    <w:p w:rsidR="00000000" w:rsidDel="00000000" w:rsidP="00000000" w:rsidRDefault="00000000" w:rsidRPr="00000000" w14:paraId="00000909">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CutOff</w:t>
      </w:r>
    </w:p>
    <w:p w:rsidR="00000000" w:rsidDel="00000000" w:rsidP="00000000" w:rsidRDefault="00000000" w:rsidRPr="00000000" w14:paraId="0000090A">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Loan</w:t>
      </w:r>
    </w:p>
    <w:p w:rsidR="00000000" w:rsidDel="00000000" w:rsidP="00000000" w:rsidRDefault="00000000" w:rsidRPr="00000000" w14:paraId="0000090B">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Lease</w:t>
      </w:r>
    </w:p>
    <w:p w:rsidR="00000000" w:rsidDel="00000000" w:rsidP="00000000" w:rsidRDefault="00000000" w:rsidRPr="00000000" w14:paraId="0000090C">
      <w:pPr>
        <w:numPr>
          <w:ilvl w:val="1"/>
          <w:numId w:val="7"/>
        </w:numPr>
        <w:spacing w:line="276" w:lineRule="auto"/>
        <w:ind w:left="144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Situation</w:t>
      </w:r>
    </w:p>
    <w:p w:rsidR="00000000" w:rsidDel="00000000" w:rsidP="00000000" w:rsidRDefault="00000000" w:rsidRPr="00000000" w14:paraId="0000090D">
      <w:pPr>
        <w:numPr>
          <w:ilvl w:val="0"/>
          <w:numId w:val="7"/>
        </w:numPr>
        <w:spacing w:line="276"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Libellé du journal s’il doit être créé (Chaîne de caractères, </w:t>
      </w:r>
      <w:hyperlink r:id="rId49">
        <w:r w:rsidDel="00000000" w:rsidR="00000000" w:rsidRPr="00000000">
          <w:rPr>
            <w:rFonts w:ascii="Arial" w:cs="Arial" w:eastAsia="Arial" w:hAnsi="Arial"/>
            <w:color w:val="1155cc"/>
            <w:u w:val="single"/>
            <w:rtl w:val="0"/>
          </w:rPr>
          <w:t xml:space="preserve">Substitution de l’expression régulière</w:t>
        </w:r>
      </w:hyperlink>
      <w:r w:rsidDel="00000000" w:rsidR="00000000" w:rsidRPr="00000000">
        <w:rPr>
          <w:rFonts w:ascii="Arial" w:cs="Arial" w:eastAsia="Arial" w:hAnsi="Arial"/>
          <w:color w:val="000000"/>
          <w:rtl w:val="0"/>
        </w:rPr>
        <w:t xml:space="preserve"> ou Vide)</w:t>
      </w:r>
    </w:p>
    <w:p w:rsidR="00000000" w:rsidDel="00000000" w:rsidP="00000000" w:rsidRDefault="00000000" w:rsidRPr="00000000" w14:paraId="0000090E">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90F">
      <w:pPr>
        <w:pStyle w:val="Heading4"/>
        <w:spacing w:line="276" w:lineRule="auto"/>
        <w:jc w:val="left"/>
        <w:rPr/>
      </w:pPr>
      <w:bookmarkStart w:colFirst="0" w:colLast="0" w:name="_9rqcbx7ysgc8" w:id="277"/>
      <w:bookmarkEnd w:id="277"/>
      <w:r w:rsidDel="00000000" w:rsidR="00000000" w:rsidRPr="00000000">
        <w:rPr>
          <w:rtl w:val="0"/>
        </w:rPr>
        <w:t xml:space="preserve">Fonctionnement</w:t>
      </w:r>
    </w:p>
    <w:p w:rsidR="00000000" w:rsidDel="00000000" w:rsidP="00000000" w:rsidRDefault="00000000" w:rsidRPr="00000000" w14:paraId="00000910">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A l’import d’un fichier, chaque journal du fichier va être analysé afin de retrouver un équivalent dans Inqom. S’il existe un template de mapping journaux, il va être utilisé en premier lieu.</w:t>
      </w:r>
    </w:p>
    <w:p w:rsidR="00000000" w:rsidDel="00000000" w:rsidP="00000000" w:rsidRDefault="00000000" w:rsidRPr="00000000" w14:paraId="00000911">
      <w:pPr>
        <w:spacing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912">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Pour chaque journal à l’import, Inqom va parcourir le template et utiliser la première règle dont les critères sur le code et libellé vont correspondre afin d’appliquer la règle de mapping.</w:t>
      </w:r>
    </w:p>
    <w:p w:rsidR="00000000" w:rsidDel="00000000" w:rsidP="00000000" w:rsidRDefault="00000000" w:rsidRPr="00000000" w14:paraId="00000913">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Les trois derniers champs permettent de sélectionner ou créer le bon journal dans Inqom.</w:t>
      </w:r>
    </w:p>
    <w:p w:rsidR="00000000" w:rsidDel="00000000" w:rsidP="00000000" w:rsidRDefault="00000000" w:rsidRPr="00000000" w14:paraId="00000914">
      <w:pPr>
        <w:pStyle w:val="Heading4"/>
        <w:spacing w:line="276" w:lineRule="auto"/>
        <w:jc w:val="left"/>
        <w:rPr/>
      </w:pPr>
      <w:bookmarkStart w:colFirst="0" w:colLast="0" w:name="_4w5x2a5xt0oi" w:id="278"/>
      <w:bookmarkEnd w:id="278"/>
      <w:r w:rsidDel="00000000" w:rsidR="00000000" w:rsidRPr="00000000">
        <w:rPr>
          <w:rtl w:val="0"/>
        </w:rPr>
        <w:t xml:space="preserve">Exemples</w:t>
      </w:r>
    </w:p>
    <w:p w:rsidR="00000000" w:rsidDel="00000000" w:rsidP="00000000" w:rsidRDefault="00000000" w:rsidRPr="00000000" w14:paraId="00000915">
      <w:pPr>
        <w:pStyle w:val="Heading5"/>
        <w:spacing w:line="276" w:lineRule="auto"/>
        <w:jc w:val="left"/>
        <w:rPr/>
      </w:pPr>
      <w:bookmarkStart w:colFirst="0" w:colLast="0" w:name="_12zek896ti6o" w:id="279"/>
      <w:bookmarkEnd w:id="279"/>
      <w:r w:rsidDel="00000000" w:rsidR="00000000" w:rsidRPr="00000000">
        <w:rPr>
          <w:rtl w:val="0"/>
        </w:rPr>
        <w:t xml:space="preserve">Sans Expression régulière</w:t>
      </w:r>
    </w:p>
    <w:p w:rsidR="00000000" w:rsidDel="00000000" w:rsidP="00000000" w:rsidRDefault="00000000" w:rsidRPr="00000000" w14:paraId="00000916">
      <w:pPr>
        <w:pStyle w:val="Heading6"/>
        <w:spacing w:line="276" w:lineRule="auto"/>
        <w:jc w:val="left"/>
        <w:rPr/>
      </w:pPr>
      <w:bookmarkStart w:colFirst="0" w:colLast="0" w:name="_3c2yi2dfk9a4" w:id="280"/>
      <w:bookmarkEnd w:id="280"/>
      <w:r w:rsidDel="00000000" w:rsidR="00000000" w:rsidRPr="00000000">
        <w:rPr>
          <w:rtl w:val="0"/>
        </w:rPr>
        <w:t xml:space="preserve">Template</w:t>
      </w:r>
    </w:p>
    <w:p w:rsidR="00000000" w:rsidDel="00000000" w:rsidP="00000000" w:rsidRDefault="00000000" w:rsidRPr="00000000" w14:paraId="00000917">
      <w:pPr>
        <w:spacing w:line="276" w:lineRule="auto"/>
        <w:jc w:val="left"/>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code_in;libellé_in;code_out;type_out;libellé_out</w:t>
      </w:r>
      <w:r w:rsidDel="00000000" w:rsidR="00000000" w:rsidRPr="00000000">
        <w:rPr>
          <w:rtl w:val="0"/>
        </w:rPr>
      </w:r>
    </w:p>
    <w:p w:rsidR="00000000" w:rsidDel="00000000" w:rsidP="00000000" w:rsidRDefault="00000000" w:rsidRPr="00000000" w14:paraId="00000918">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CA;Crédit</w:t>
      </w:r>
      <w:r w:rsidDel="00000000" w:rsidR="00000000" w:rsidRPr="00000000">
        <w:rPr>
          <w:rFonts w:ascii="Roboto Mono" w:cs="Roboto Mono" w:eastAsia="Roboto Mono" w:hAnsi="Roboto Mono"/>
          <w:color w:val="000000"/>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Agricole;BQ1;Bank;</w:t>
      </w:r>
    </w:p>
    <w:p w:rsidR="00000000" w:rsidDel="00000000" w:rsidP="00000000" w:rsidRDefault="00000000" w:rsidRPr="00000000" w14:paraId="00000919">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;Crédit</w:t>
      </w:r>
      <w:r w:rsidDel="00000000" w:rsidR="00000000" w:rsidRPr="00000000">
        <w:rPr>
          <w:rFonts w:ascii="Roboto Mono" w:cs="Roboto Mono" w:eastAsia="Roboto Mono" w:hAnsi="Roboto Mono"/>
          <w:color w:val="000000"/>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Agricole;;Bank;</w:t>
      </w:r>
    </w:p>
    <w:p w:rsidR="00000000" w:rsidDel="00000000" w:rsidP="00000000" w:rsidRDefault="00000000" w:rsidRPr="00000000" w14:paraId="0000091A">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CA;;CASH;Cash;Caisse renommée</w:t>
      </w:r>
    </w:p>
    <w:p w:rsidR="00000000" w:rsidDel="00000000" w:rsidP="00000000" w:rsidRDefault="00000000" w:rsidRPr="00000000" w14:paraId="0000091B">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;;MISC;Misc;Autres</w:t>
      </w:r>
    </w:p>
    <w:p w:rsidR="00000000" w:rsidDel="00000000" w:rsidP="00000000" w:rsidRDefault="00000000" w:rsidRPr="00000000" w14:paraId="0000091C">
      <w:pPr>
        <w:pStyle w:val="Heading6"/>
        <w:spacing w:line="276" w:lineRule="auto"/>
        <w:jc w:val="left"/>
        <w:rPr/>
      </w:pPr>
      <w:bookmarkStart w:colFirst="0" w:colLast="0" w:name="_4saeg4p6llar" w:id="281"/>
      <w:bookmarkEnd w:id="281"/>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Evaluation</w:t>
      </w:r>
    </w:p>
    <w:p w:rsidR="00000000" w:rsidDel="00000000" w:rsidP="00000000" w:rsidRDefault="00000000" w:rsidRPr="00000000" w14:paraId="0000091D">
      <w:pPr>
        <w:spacing w:line="276" w:lineRule="auto"/>
        <w:jc w:val="left"/>
        <w:rPr>
          <w:rFonts w:ascii="Roboto Mono" w:cs="Roboto Mono" w:eastAsia="Roboto Mono" w:hAnsi="Roboto Mono"/>
          <w:color w:val="188038"/>
          <w:sz w:val="18"/>
          <w:szCs w:val="18"/>
        </w:rPr>
      </w:pPr>
      <w:r w:rsidDel="00000000" w:rsidR="00000000" w:rsidRPr="00000000">
        <w:rPr>
          <w:rFonts w:ascii="Arial" w:cs="Arial" w:eastAsia="Arial" w:hAnsi="Arial"/>
          <w:color w:val="000000"/>
          <w:rtl w:val="0"/>
        </w:rPr>
        <w:t xml:space="preserve"></w:t>
      </w:r>
      <w:r w:rsidDel="00000000" w:rsidR="00000000" w:rsidRPr="00000000">
        <w:rPr>
          <w:rFonts w:ascii="Roboto Mono" w:cs="Roboto Mono" w:eastAsia="Roboto Mono" w:hAnsi="Roboto Mono"/>
          <w:color w:val="188038"/>
          <w:sz w:val="18"/>
          <w:szCs w:val="18"/>
          <w:rtl w:val="0"/>
        </w:rPr>
        <w:t xml:space="preserve">Code importé;Libellé importé;Code créé;Type créé;Libellé créé;Remarque</w:t>
      </w:r>
    </w:p>
    <w:p w:rsidR="00000000" w:rsidDel="00000000" w:rsidP="00000000" w:rsidRDefault="00000000" w:rsidRPr="00000000" w14:paraId="0000091E">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CA;Crédit Agricole;BQ1;Bank;Crédit Agricole;Règle 1, renommage Code</w:t>
      </w:r>
    </w:p>
    <w:p w:rsidR="00000000" w:rsidDel="00000000" w:rsidP="00000000" w:rsidRDefault="00000000" w:rsidRPr="00000000" w14:paraId="0000091F">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CC;Crédit Agricole;CC;Bank;Crédit Agricole;Règle 2</w:t>
      </w:r>
    </w:p>
    <w:p w:rsidR="00000000" w:rsidDel="00000000" w:rsidP="00000000" w:rsidRDefault="00000000" w:rsidRPr="00000000" w14:paraId="00000920">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CA;Ma Caisse;CASH;Cash;Caisse renommée; Règle 3, renommage Code et Libellé</w:t>
      </w:r>
    </w:p>
    <w:p w:rsidR="00000000" w:rsidDel="00000000" w:rsidP="00000000" w:rsidRDefault="00000000" w:rsidRPr="00000000" w14:paraId="00000921">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TT;Tout le reste;MISC;Misc;Autres;Règle 4, renommage Code et Libellé</w:t>
      </w:r>
    </w:p>
    <w:p w:rsidR="00000000" w:rsidDel="00000000" w:rsidP="00000000" w:rsidRDefault="00000000" w:rsidRPr="00000000" w14:paraId="00000922">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23">
      <w:pPr>
        <w:pStyle w:val="Heading5"/>
        <w:spacing w:line="276" w:lineRule="auto"/>
        <w:jc w:val="left"/>
        <w:rPr/>
      </w:pPr>
      <w:bookmarkStart w:colFirst="0" w:colLast="0" w:name="_u9u1guipjo7k" w:id="282"/>
      <w:bookmarkEnd w:id="282"/>
      <w:r w:rsidDel="00000000" w:rsidR="00000000" w:rsidRPr="00000000">
        <w:rPr>
          <w:rtl w:val="0"/>
        </w:rPr>
        <w:t xml:space="preserve">Avec </w:t>
      </w:r>
      <w:hyperlink r:id="rId50">
        <w:r w:rsidDel="00000000" w:rsidR="00000000" w:rsidRPr="00000000">
          <w:rPr>
            <w:color w:val="1155cc"/>
            <w:u w:val="single"/>
            <w:rtl w:val="0"/>
          </w:rPr>
          <w:t xml:space="preserve">Expression régulière</w:t>
        </w:r>
      </w:hyperlink>
      <w:r w:rsidDel="00000000" w:rsidR="00000000" w:rsidRPr="00000000">
        <w:rPr>
          <w:rtl w:val="0"/>
        </w:rPr>
      </w:r>
    </w:p>
    <w:p w:rsidR="00000000" w:rsidDel="00000000" w:rsidP="00000000" w:rsidRDefault="00000000" w:rsidRPr="00000000" w14:paraId="00000924">
      <w:pPr>
        <w:pStyle w:val="Heading6"/>
        <w:spacing w:line="276" w:lineRule="auto"/>
        <w:jc w:val="left"/>
        <w:rPr/>
      </w:pPr>
      <w:bookmarkStart w:colFirst="0" w:colLast="0" w:name="_1mheza3jxgpe" w:id="283"/>
      <w:bookmarkEnd w:id="283"/>
      <w:r w:rsidDel="00000000" w:rsidR="00000000" w:rsidRPr="00000000">
        <w:rPr>
          <w:rtl w:val="0"/>
        </w:rPr>
        <w:t xml:space="preserve">Template</w:t>
      </w:r>
    </w:p>
    <w:p w:rsidR="00000000" w:rsidDel="00000000" w:rsidP="00000000" w:rsidRDefault="00000000" w:rsidRPr="00000000" w14:paraId="00000925">
      <w:pPr>
        <w:spacing w:line="276" w:lineRule="auto"/>
        <w:jc w:val="left"/>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code_in;libellé_in;code_out;type_out;libellé_out</w:t>
      </w:r>
      <w:r w:rsidDel="00000000" w:rsidR="00000000" w:rsidRPr="00000000">
        <w:rPr>
          <w:rtl w:val="0"/>
        </w:rPr>
      </w:r>
    </w:p>
    <w:p w:rsidR="00000000" w:rsidDel="00000000" w:rsidP="00000000" w:rsidRDefault="00000000" w:rsidRPr="00000000" w14:paraId="00000926">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CA;Cr.*(Ag.*);BQ1;Bank;Crédit Agricole</w:t>
      </w:r>
    </w:p>
    <w:p w:rsidR="00000000" w:rsidDel="00000000" w:rsidP="00000000" w:rsidRDefault="00000000" w:rsidRPr="00000000" w14:paraId="00000927">
      <w:pPr>
        <w:pStyle w:val="Heading6"/>
        <w:spacing w:line="276" w:lineRule="auto"/>
        <w:jc w:val="left"/>
        <w:rPr/>
      </w:pPr>
      <w:bookmarkStart w:colFirst="0" w:colLast="0" w:name="_dm12tq8nz87j" w:id="284"/>
      <w:bookmarkEnd w:id="284"/>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Evaluation</w:t>
      </w:r>
    </w:p>
    <w:p w:rsidR="00000000" w:rsidDel="00000000" w:rsidP="00000000" w:rsidRDefault="00000000" w:rsidRPr="00000000" w14:paraId="00000928">
      <w:pPr>
        <w:spacing w:line="276" w:lineRule="auto"/>
        <w:jc w:val="left"/>
        <w:rPr>
          <w:rFonts w:ascii="Roboto Mono" w:cs="Roboto Mono" w:eastAsia="Roboto Mono" w:hAnsi="Roboto Mono"/>
          <w:color w:val="188038"/>
          <w:sz w:val="18"/>
          <w:szCs w:val="18"/>
        </w:rPr>
      </w:pPr>
      <w:r w:rsidDel="00000000" w:rsidR="00000000" w:rsidRPr="00000000">
        <w:rPr>
          <w:rFonts w:ascii="Arial" w:cs="Arial" w:eastAsia="Arial" w:hAnsi="Arial"/>
          <w:color w:val="000000"/>
          <w:rtl w:val="0"/>
        </w:rPr>
        <w:t xml:space="preserve"></w:t>
      </w:r>
      <w:r w:rsidDel="00000000" w:rsidR="00000000" w:rsidRPr="00000000">
        <w:rPr>
          <w:rFonts w:ascii="Roboto Mono" w:cs="Roboto Mono" w:eastAsia="Roboto Mono" w:hAnsi="Roboto Mono"/>
          <w:color w:val="188038"/>
          <w:sz w:val="18"/>
          <w:szCs w:val="18"/>
          <w:rtl w:val="0"/>
        </w:rPr>
        <w:t xml:space="preserve">Code importé;Libellé importé;Code créé;Type créé;Libellé créé</w:t>
      </w:r>
    </w:p>
    <w:p w:rsidR="00000000" w:rsidDel="00000000" w:rsidP="00000000" w:rsidRDefault="00000000" w:rsidRPr="00000000" w14:paraId="00000929">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CA;Crédit Agricole;BQ1;Bank;Crédit Agricole</w:t>
      </w:r>
    </w:p>
    <w:p w:rsidR="00000000" w:rsidDel="00000000" w:rsidP="00000000" w:rsidRDefault="00000000" w:rsidRPr="00000000" w14:paraId="0000092A">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CA;CrAgr;BQ1;Bank;Crédit Agricole</w:t>
      </w:r>
    </w:p>
    <w:p w:rsidR="00000000" w:rsidDel="00000000" w:rsidP="00000000" w:rsidRDefault="00000000" w:rsidRPr="00000000" w14:paraId="0000092B">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2C">
      <w:pPr>
        <w:pStyle w:val="Heading5"/>
        <w:spacing w:line="276" w:lineRule="auto"/>
        <w:jc w:val="left"/>
        <w:rPr/>
      </w:pPr>
      <w:bookmarkStart w:colFirst="0" w:colLast="0" w:name="_v5cvj6yraypq" w:id="285"/>
      <w:bookmarkEnd w:id="285"/>
      <w:r w:rsidDel="00000000" w:rsidR="00000000" w:rsidRPr="00000000">
        <w:rPr>
          <w:rtl w:val="0"/>
        </w:rPr>
        <w:t xml:space="preserve">Qui ne fonctionne pas !</w:t>
      </w:r>
    </w:p>
    <w:p w:rsidR="00000000" w:rsidDel="00000000" w:rsidP="00000000" w:rsidRDefault="00000000" w:rsidRPr="00000000" w14:paraId="0000092D">
      <w:pPr>
        <w:pStyle w:val="Heading6"/>
        <w:spacing w:line="276" w:lineRule="auto"/>
        <w:jc w:val="left"/>
        <w:rPr/>
      </w:pPr>
      <w:bookmarkStart w:colFirst="0" w:colLast="0" w:name="_idsokgfiyq0r" w:id="286"/>
      <w:bookmarkEnd w:id="286"/>
      <w:r w:rsidDel="00000000" w:rsidR="00000000" w:rsidRPr="00000000">
        <w:rPr>
          <w:rtl w:val="0"/>
        </w:rPr>
        <w:t xml:space="preserve">Template</w:t>
      </w:r>
    </w:p>
    <w:p w:rsidR="00000000" w:rsidDel="00000000" w:rsidP="00000000" w:rsidRDefault="00000000" w:rsidRPr="00000000" w14:paraId="0000092E">
      <w:pPr>
        <w:spacing w:line="276" w:lineRule="auto"/>
        <w:jc w:val="left"/>
        <w:rPr>
          <w:rFonts w:ascii="Roboto Mono" w:cs="Roboto Mono" w:eastAsia="Roboto Mono" w:hAnsi="Roboto Mono"/>
          <w:color w:val="000000"/>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code_in;libellé_in;code_out;type_out;libellé_out</w:t>
      </w:r>
      <w:r w:rsidDel="00000000" w:rsidR="00000000" w:rsidRPr="00000000">
        <w:rPr>
          <w:rtl w:val="0"/>
        </w:rPr>
      </w:r>
    </w:p>
    <w:p w:rsidR="00000000" w:rsidDel="00000000" w:rsidP="00000000" w:rsidRDefault="00000000" w:rsidRPr="00000000" w14:paraId="0000092F">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SA;;;Misc;</w:t>
      </w:r>
    </w:p>
    <w:p w:rsidR="00000000" w:rsidDel="00000000" w:rsidP="00000000" w:rsidRDefault="00000000" w:rsidRPr="00000000" w14:paraId="00000930">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CA;Cr.*(Ag.*);BQ1;Bank;Crédit Agricole</w:t>
      </w:r>
    </w:p>
    <w:p w:rsidR="00000000" w:rsidDel="00000000" w:rsidP="00000000" w:rsidRDefault="00000000" w:rsidRPr="00000000" w14:paraId="00000931">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CA;CrAg;BQ1;Misc;Crédit Agricole</w:t>
      </w:r>
    </w:p>
    <w:p w:rsidR="00000000" w:rsidDel="00000000" w:rsidP="00000000" w:rsidRDefault="00000000" w:rsidRPr="00000000" w14:paraId="00000932">
      <w:pPr>
        <w:pStyle w:val="Heading6"/>
        <w:spacing w:line="276" w:lineRule="auto"/>
        <w:jc w:val="left"/>
        <w:rPr/>
      </w:pPr>
      <w:bookmarkStart w:colFirst="0" w:colLast="0" w:name="_uzile29k6x26" w:id="287"/>
      <w:bookmarkEnd w:id="287"/>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Evaluation</w:t>
      </w:r>
    </w:p>
    <w:p w:rsidR="00000000" w:rsidDel="00000000" w:rsidP="00000000" w:rsidRDefault="00000000" w:rsidRPr="00000000" w14:paraId="00000933">
      <w:pPr>
        <w:spacing w:line="276" w:lineRule="auto"/>
        <w:jc w:val="left"/>
        <w:rPr>
          <w:rFonts w:ascii="Roboto Mono" w:cs="Roboto Mono" w:eastAsia="Roboto Mono" w:hAnsi="Roboto Mono"/>
          <w:color w:val="188038"/>
          <w:sz w:val="18"/>
          <w:szCs w:val="18"/>
        </w:rPr>
      </w:pPr>
      <w:r w:rsidDel="00000000" w:rsidR="00000000" w:rsidRPr="00000000">
        <w:rPr>
          <w:rFonts w:ascii="Arial" w:cs="Arial" w:eastAsia="Arial" w:hAnsi="Arial"/>
          <w:color w:val="000000"/>
          <w:rtl w:val="0"/>
        </w:rPr>
        <w:t xml:space="preserve"></w:t>
      </w:r>
      <w:r w:rsidDel="00000000" w:rsidR="00000000" w:rsidRPr="00000000">
        <w:rPr>
          <w:rFonts w:ascii="Roboto Mono" w:cs="Roboto Mono" w:eastAsia="Roboto Mono" w:hAnsi="Roboto Mono"/>
          <w:color w:val="188038"/>
          <w:sz w:val="18"/>
          <w:szCs w:val="18"/>
          <w:rtl w:val="0"/>
        </w:rPr>
        <w:t xml:space="preserve">Code importé;Libellé importé;Code créé;Type créé;Libellé créé</w:t>
      </w:r>
    </w:p>
    <w:p w:rsidR="00000000" w:rsidDel="00000000" w:rsidP="00000000" w:rsidRDefault="00000000" w:rsidRPr="00000000" w14:paraId="00000934">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SA;Salaire;SA;Misc;Salaire =&gt; le journal SA existe déjà de type Salary</w:t>
      </w:r>
    </w:p>
    <w:p w:rsidR="00000000" w:rsidDel="00000000" w:rsidP="00000000" w:rsidRDefault="00000000" w:rsidRPr="00000000" w14:paraId="00000935">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CA;Crédit Agr;BQ1;Bank;Crédit Agricole</w:t>
      </w:r>
    </w:p>
    <w:p w:rsidR="00000000" w:rsidDel="00000000" w:rsidP="00000000" w:rsidRDefault="00000000" w:rsidRPr="00000000" w14:paraId="00000936">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CA;CrAgr;BQ1;Misc;Crédit Agricole =&gt; Le journal a déjà été créé avec le type Bank</w:t>
      </w:r>
    </w:p>
    <w:p w:rsidR="00000000" w:rsidDel="00000000" w:rsidP="00000000" w:rsidRDefault="00000000" w:rsidRPr="00000000" w14:paraId="00000937">
      <w:pPr>
        <w:pStyle w:val="Heading5"/>
        <w:spacing w:line="276" w:lineRule="auto"/>
        <w:jc w:val="left"/>
        <w:rPr/>
      </w:pPr>
      <w:bookmarkStart w:colFirst="0" w:colLast="0" w:name="_7fex09n6bn79" w:id="288"/>
      <w:bookmarkEnd w:id="288"/>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Autre exemple</w:t>
      </w:r>
    </w:p>
    <w:p w:rsidR="00000000" w:rsidDel="00000000" w:rsidP="00000000" w:rsidRDefault="00000000" w:rsidRPr="00000000" w14:paraId="00000938">
      <w:pPr>
        <w:pStyle w:val="Heading6"/>
        <w:spacing w:line="276" w:lineRule="auto"/>
        <w:jc w:val="left"/>
        <w:rPr/>
      </w:pPr>
      <w:bookmarkStart w:colFirst="0" w:colLast="0" w:name="_x09x1d2jr22p" w:id="289"/>
      <w:bookmarkEnd w:id="289"/>
      <w:r w:rsidDel="00000000" w:rsidR="00000000" w:rsidRPr="00000000">
        <w:rPr>
          <w:rtl w:val="0"/>
        </w:rPr>
        <w:t xml:space="preserve">Template</w:t>
      </w:r>
    </w:p>
    <w:p w:rsidR="00000000" w:rsidDel="00000000" w:rsidP="00000000" w:rsidRDefault="00000000" w:rsidRPr="00000000" w14:paraId="00000939">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000000"/>
          <w:sz w:val="20"/>
          <w:szCs w:val="20"/>
          <w:rtl w:val="0"/>
        </w:rPr>
        <w:t xml:space="preserve"></w:t>
      </w:r>
      <w:r w:rsidDel="00000000" w:rsidR="00000000" w:rsidRPr="00000000">
        <w:rPr>
          <w:rFonts w:ascii="Roboto Mono" w:cs="Roboto Mono" w:eastAsia="Roboto Mono" w:hAnsi="Roboto Mono"/>
          <w:color w:val="188038"/>
          <w:sz w:val="18"/>
          <w:szCs w:val="18"/>
          <w:rtl w:val="0"/>
        </w:rPr>
        <w:t xml:space="preserve">code_in;libellé_in;code_out;type_out;libellé_out</w:t>
      </w:r>
    </w:p>
    <w:p w:rsidR="00000000" w:rsidDel="00000000" w:rsidP="00000000" w:rsidRDefault="00000000" w:rsidRPr="00000000" w14:paraId="0000093A">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CA;Cr.*Ag.*;BQ1;Bank;</w:t>
      </w:r>
    </w:p>
    <w:p w:rsidR="00000000" w:rsidDel="00000000" w:rsidP="00000000" w:rsidRDefault="00000000" w:rsidRPr="00000000" w14:paraId="0000093B">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SG;;BQ2;Bank;</w:t>
      </w:r>
    </w:p>
    <w:p w:rsidR="00000000" w:rsidDel="00000000" w:rsidP="00000000" w:rsidRDefault="00000000" w:rsidRPr="00000000" w14:paraId="0000093C">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CM;;BQ3;Bank;</w:t>
      </w:r>
    </w:p>
    <w:p w:rsidR="00000000" w:rsidDel="00000000" w:rsidP="00000000" w:rsidRDefault="00000000" w:rsidRPr="00000000" w14:paraId="0000093D">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CIC;;BQ4;Bank;</w:t>
      </w:r>
    </w:p>
    <w:p w:rsidR="00000000" w:rsidDel="00000000" w:rsidP="00000000" w:rsidRDefault="00000000" w:rsidRPr="00000000" w14:paraId="0000093E">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PA;;OD;Misc;</w:t>
      </w:r>
    </w:p>
    <w:p w:rsidR="00000000" w:rsidDel="00000000" w:rsidP="00000000" w:rsidRDefault="00000000" w:rsidRPr="00000000" w14:paraId="0000093F">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PAI;;OD;Misc;</w:t>
      </w:r>
    </w:p>
    <w:p w:rsidR="00000000" w:rsidDel="00000000" w:rsidP="00000000" w:rsidRDefault="00000000" w:rsidRPr="00000000" w14:paraId="00000940">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PAY;;OD;Misc;</w:t>
      </w:r>
    </w:p>
    <w:p w:rsidR="00000000" w:rsidDel="00000000" w:rsidP="00000000" w:rsidRDefault="00000000" w:rsidRPr="00000000" w14:paraId="00000941">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SA;;OD;Misc;</w:t>
      </w:r>
    </w:p>
    <w:p w:rsidR="00000000" w:rsidDel="00000000" w:rsidP="00000000" w:rsidRDefault="00000000" w:rsidRPr="00000000" w14:paraId="00000942">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SAL;;OD;Misc;</w:t>
      </w:r>
    </w:p>
    <w:p w:rsidR="00000000" w:rsidDel="00000000" w:rsidP="00000000" w:rsidRDefault="00000000" w:rsidRPr="00000000" w14:paraId="00000943">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PAIE;;OD;Misc;</w:t>
      </w:r>
    </w:p>
    <w:p w:rsidR="00000000" w:rsidDel="00000000" w:rsidP="00000000" w:rsidRDefault="00000000" w:rsidRPr="00000000" w14:paraId="00000944">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CA;;;Caisse;</w:t>
      </w:r>
    </w:p>
    <w:p w:rsidR="00000000" w:rsidDel="00000000" w:rsidP="00000000" w:rsidRDefault="00000000" w:rsidRPr="00000000" w14:paraId="00000945">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EXT;;;CutOff;</w:t>
      </w:r>
    </w:p>
    <w:p w:rsidR="00000000" w:rsidDel="00000000" w:rsidP="00000000" w:rsidRDefault="00000000" w:rsidRPr="00000000" w14:paraId="00000946">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06;;;Buy;</w:t>
      </w:r>
    </w:p>
    <w:p w:rsidR="00000000" w:rsidDel="00000000" w:rsidP="00000000" w:rsidRDefault="00000000" w:rsidRPr="00000000" w14:paraId="00000947">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07;;;Sell;</w:t>
      </w:r>
    </w:p>
    <w:p w:rsidR="00000000" w:rsidDel="00000000" w:rsidP="00000000" w:rsidRDefault="00000000" w:rsidRPr="00000000" w14:paraId="00000948">
      <w:pPr>
        <w:spacing w:line="276" w:lineRule="auto"/>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02;;;Misc;</w:t>
      </w:r>
    </w:p>
    <w:p w:rsidR="00000000" w:rsidDel="00000000" w:rsidP="00000000" w:rsidRDefault="00000000" w:rsidRPr="00000000" w14:paraId="00000949">
      <w:pPr>
        <w:spacing w:line="276" w:lineRule="auto"/>
        <w:jc w:val="left"/>
        <w:rPr>
          <w:rFonts w:ascii="Arial" w:cs="Arial" w:eastAsia="Arial" w:hAnsi="Arial"/>
          <w:color w:val="000000"/>
        </w:rPr>
      </w:pPr>
      <w:r w:rsidDel="00000000" w:rsidR="00000000" w:rsidRPr="00000000">
        <w:rPr>
          <w:rFonts w:ascii="Roboto Mono" w:cs="Roboto Mono" w:eastAsia="Roboto Mono" w:hAnsi="Roboto Mono"/>
          <w:color w:val="000000"/>
          <w:sz w:val="18"/>
          <w:szCs w:val="18"/>
          <w:rtl w:val="0"/>
        </w:rPr>
        <w:t xml:space="preserve"></w:t>
      </w:r>
      <w:r w:rsidDel="00000000" w:rsidR="00000000" w:rsidRPr="00000000">
        <w:rPr>
          <w:rtl w:val="0"/>
        </w:rPr>
      </w:r>
    </w:p>
    <w:p w:rsidR="00000000" w:rsidDel="00000000" w:rsidP="00000000" w:rsidRDefault="00000000" w:rsidRPr="00000000" w14:paraId="0000094A">
      <w:pPr>
        <w:pStyle w:val="Heading4"/>
        <w:spacing w:line="276" w:lineRule="auto"/>
        <w:jc w:val="left"/>
        <w:rPr/>
      </w:pPr>
      <w:bookmarkStart w:colFirst="0" w:colLast="0" w:name="_kewurl7tkiys" w:id="290"/>
      <w:bookmarkEnd w:id="290"/>
      <w:r w:rsidDel="00000000" w:rsidR="00000000" w:rsidRPr="00000000">
        <w:rPr>
          <w:rtl w:val="0"/>
        </w:rPr>
        <w:t xml:space="preserve">Journaux préexistant dans Inqom</w:t>
      </w:r>
    </w:p>
    <w:p w:rsidR="00000000" w:rsidDel="00000000" w:rsidP="00000000" w:rsidRDefault="00000000" w:rsidRPr="00000000" w14:paraId="0000094B">
      <w:pPr>
        <w:spacing w:line="276" w:lineRule="auto"/>
        <w:jc w:val="left"/>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Type</w:t>
        <w:tab/>
        <w:tab/>
        <w:t xml:space="preserve">Name</w:t>
        <w:tab/>
        <w:t xml:space="preserve">Description</w:t>
      </w:r>
    </w:p>
    <w:p w:rsidR="00000000" w:rsidDel="00000000" w:rsidP="00000000" w:rsidRDefault="00000000" w:rsidRPr="00000000" w14:paraId="0000094C">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Buy</w:t>
        <w:tab/>
        <w:tab/>
        <w:t xml:space="preserve">HA</w:t>
        <w:tab/>
        <w:t xml:space="preserve">Achat</w:t>
      </w:r>
    </w:p>
    <w:p w:rsidR="00000000" w:rsidDel="00000000" w:rsidP="00000000" w:rsidRDefault="00000000" w:rsidRPr="00000000" w14:paraId="0000094D">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Sell</w:t>
        <w:tab/>
        <w:tab/>
        <w:t xml:space="preserve">VT</w:t>
        <w:tab/>
        <w:t xml:space="preserve">Vente</w:t>
      </w:r>
    </w:p>
    <w:p w:rsidR="00000000" w:rsidDel="00000000" w:rsidP="00000000" w:rsidRDefault="00000000" w:rsidRPr="00000000" w14:paraId="0000094E">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Bank</w:t>
        <w:tab/>
        <w:tab/>
        <w:t xml:space="preserve">BQ</w:t>
        <w:tab/>
        <w:t xml:space="preserve">Banque</w:t>
      </w:r>
    </w:p>
    <w:p w:rsidR="00000000" w:rsidDel="00000000" w:rsidP="00000000" w:rsidRDefault="00000000" w:rsidRPr="00000000" w14:paraId="0000094F">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Misc</w:t>
        <w:tab/>
        <w:tab/>
        <w:t xml:space="preserve">OD</w:t>
        <w:tab/>
        <w:t xml:space="preserve">Opérations Diverses</w:t>
      </w:r>
    </w:p>
    <w:p w:rsidR="00000000" w:rsidDel="00000000" w:rsidP="00000000" w:rsidRDefault="00000000" w:rsidRPr="00000000" w14:paraId="00000950">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Cash</w:t>
        <w:tab/>
        <w:tab/>
        <w:t xml:space="preserve">CA</w:t>
        <w:tab/>
        <w:t xml:space="preserve">Caisse</w:t>
      </w:r>
    </w:p>
    <w:p w:rsidR="00000000" w:rsidDel="00000000" w:rsidP="00000000" w:rsidRDefault="00000000" w:rsidRPr="00000000" w14:paraId="00000951">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Salary</w:t>
        <w:tab/>
        <w:tab/>
        <w:t xml:space="preserve">SA</w:t>
        <w:tab/>
        <w:t xml:space="preserve">Salaire</w:t>
      </w:r>
    </w:p>
    <w:p w:rsidR="00000000" w:rsidDel="00000000" w:rsidP="00000000" w:rsidRDefault="00000000" w:rsidRPr="00000000" w14:paraId="00000952">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ANouveaux</w:t>
        <w:tab/>
        <w:t xml:space="preserve">AN</w:t>
        <w:tab/>
        <w:t xml:space="preserve">A Nouveaux</w:t>
      </w:r>
    </w:p>
    <w:p w:rsidR="00000000" w:rsidDel="00000000" w:rsidP="00000000" w:rsidRDefault="00000000" w:rsidRPr="00000000" w14:paraId="00000953">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Depreciation</w:t>
        <w:tab/>
        <w:t xml:space="preserve">IM</w:t>
        <w:tab/>
        <w:t xml:space="preserve">Dotation aux amortissements</w:t>
      </w:r>
    </w:p>
    <w:p w:rsidR="00000000" w:rsidDel="00000000" w:rsidP="00000000" w:rsidRDefault="00000000" w:rsidRPr="00000000" w14:paraId="00000954">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Situation</w:t>
        <w:tab/>
        <w:t xml:space="preserve">SIT</w:t>
        <w:tab/>
        <w:t xml:space="preserve">Situations</w:t>
      </w:r>
    </w:p>
    <w:p w:rsidR="00000000" w:rsidDel="00000000" w:rsidP="00000000" w:rsidRDefault="00000000" w:rsidRPr="00000000" w14:paraId="00000955">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CutOff</w:t>
        <w:tab/>
        <w:tab/>
        <w:t xml:space="preserve">CO</w:t>
        <w:tab/>
        <w:t xml:space="preserve">Cut-off</w:t>
      </w:r>
    </w:p>
    <w:p w:rsidR="00000000" w:rsidDel="00000000" w:rsidP="00000000" w:rsidRDefault="00000000" w:rsidRPr="00000000" w14:paraId="00000956">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Loan</w:t>
        <w:tab/>
        <w:tab/>
        <w:t xml:space="preserve">EM</w:t>
        <w:tab/>
        <w:t xml:space="preserve">Emprunts</w:t>
      </w:r>
    </w:p>
    <w:p w:rsidR="00000000" w:rsidDel="00000000" w:rsidP="00000000" w:rsidRDefault="00000000" w:rsidRPr="00000000" w14:paraId="00000957">
      <w:pPr>
        <w:spacing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Lease</w:t>
        <w:tab/>
        <w:tab/>
        <w:t xml:space="preserve">CB</w:t>
        <w:tab/>
        <w:t xml:space="preserve">Crédits-baux</w:t>
      </w:r>
    </w:p>
    <w:p w:rsidR="00000000" w:rsidDel="00000000" w:rsidP="00000000" w:rsidRDefault="00000000" w:rsidRPr="00000000" w14:paraId="00000958">
      <w:pPr>
        <w:pStyle w:val="Heading3"/>
        <w:rPr/>
      </w:pPr>
      <w:bookmarkStart w:colFirst="0" w:colLast="0" w:name="_e0eubnbskv9q" w:id="291"/>
      <w:bookmarkEnd w:id="291"/>
      <w:r w:rsidDel="00000000" w:rsidR="00000000" w:rsidRPr="00000000">
        <w:rPr>
          <w:rtl w:val="0"/>
        </w:rPr>
      </w:r>
    </w:p>
    <w:p w:rsidR="00000000" w:rsidDel="00000000" w:rsidP="00000000" w:rsidRDefault="00000000" w:rsidRPr="00000000" w14:paraId="00000959">
      <w:pPr>
        <w:pStyle w:val="Heading3"/>
        <w:rPr/>
      </w:pPr>
      <w:bookmarkStart w:colFirst="0" w:colLast="0" w:name="_4t0n7id2p0jo" w:id="292"/>
      <w:bookmarkEnd w:id="292"/>
      <w:r w:rsidDel="00000000" w:rsidR="00000000" w:rsidRPr="00000000">
        <w:rPr>
          <w:rtl w:val="0"/>
        </w:rPr>
        <w:t xml:space="preserve">Création de l’opération d’import FEC</w:t>
      </w:r>
    </w:p>
    <w:p w:rsidR="00000000" w:rsidDel="00000000" w:rsidP="00000000" w:rsidRDefault="00000000" w:rsidRPr="00000000" w14:paraId="0000095A">
      <w:pPr>
        <w:pStyle w:val="Subtitle"/>
        <w:rPr/>
      </w:pPr>
      <w:bookmarkStart w:colFirst="0" w:colLast="0" w:name="_f4vu68nql05d" w:id="293"/>
      <w:bookmarkEnd w:id="293"/>
      <w:r w:rsidDel="00000000" w:rsidR="00000000" w:rsidRPr="00000000">
        <w:rPr>
          <w:rtl w:val="0"/>
        </w:rPr>
        <w:t xml:space="preserve">URL</w:t>
      </w:r>
    </w:p>
    <w:p w:rsidR="00000000" w:rsidDel="00000000" w:rsidP="00000000" w:rsidRDefault="00000000" w:rsidRPr="00000000" w14:paraId="0000095B">
      <w:pPr>
        <w:rPr>
          <w:color w:val="4744e3"/>
          <w:u w:val="single"/>
        </w:rPr>
      </w:pPr>
      <w:r w:rsidDel="00000000" w:rsidR="00000000" w:rsidRPr="00000000">
        <w:rPr>
          <w:color w:val="4744e3"/>
          <w:u w:val="single"/>
          <w:rtl w:val="0"/>
        </w:rPr>
        <w:t xml:space="preserve">{{URLBase}}/api/app/enterprises/{dossierId}/operations</w:t>
      </w:r>
    </w:p>
    <w:p w:rsidR="00000000" w:rsidDel="00000000" w:rsidP="00000000" w:rsidRDefault="00000000" w:rsidRPr="00000000" w14:paraId="0000095C">
      <w:pPr>
        <w:pStyle w:val="Subtitle"/>
        <w:rPr/>
      </w:pPr>
      <w:bookmarkStart w:colFirst="0" w:colLast="0" w:name="_62l9bwc301g0" w:id="294"/>
      <w:bookmarkEnd w:id="294"/>
      <w:r w:rsidDel="00000000" w:rsidR="00000000" w:rsidRPr="00000000">
        <w:rPr>
          <w:rtl w:val="0"/>
        </w:rPr>
        <w:t xml:space="preserve">Method</w:t>
      </w:r>
    </w:p>
    <w:p w:rsidR="00000000" w:rsidDel="00000000" w:rsidP="00000000" w:rsidRDefault="00000000" w:rsidRPr="00000000" w14:paraId="0000095D">
      <w:pPr>
        <w:rPr/>
      </w:pPr>
      <w:r w:rsidDel="00000000" w:rsidR="00000000" w:rsidRPr="00000000">
        <w:rPr>
          <w:rtl w:val="0"/>
        </w:rPr>
        <w:t xml:space="preserve">POST</w:t>
      </w:r>
    </w:p>
    <w:p w:rsidR="00000000" w:rsidDel="00000000" w:rsidP="00000000" w:rsidRDefault="00000000" w:rsidRPr="00000000" w14:paraId="0000095E">
      <w:pPr>
        <w:pStyle w:val="Subtitle"/>
        <w:rPr/>
      </w:pPr>
      <w:bookmarkStart w:colFirst="0" w:colLast="0" w:name="_ytg9p3yj7ydq" w:id="295"/>
      <w:bookmarkEnd w:id="295"/>
      <w:r w:rsidDel="00000000" w:rsidR="00000000" w:rsidRPr="00000000">
        <w:rPr>
          <w:rtl w:val="0"/>
        </w:rPr>
        <w:t xml:space="preserve">Paramètres (path)</w:t>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5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6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963">
      <w:pPr>
        <w:pStyle w:val="Subtitle"/>
        <w:rPr/>
      </w:pPr>
      <w:bookmarkStart w:colFirst="0" w:colLast="0" w:name="_545zuf9o8lxe" w:id="296"/>
      <w:bookmarkEnd w:id="296"/>
      <w:r w:rsidDel="00000000" w:rsidR="00000000" w:rsidRPr="00000000">
        <w:rPr>
          <w:rtl w:val="0"/>
        </w:rPr>
        <w:t xml:space="preserve">Paramètres (body)</w:t>
      </w:r>
    </w:p>
    <w:p w:rsidR="00000000" w:rsidDel="00000000" w:rsidP="00000000" w:rsidRDefault="00000000" w:rsidRPr="00000000" w14:paraId="00000964">
      <w:pPr>
        <w:rPr>
          <w:color w:val="434343"/>
        </w:rPr>
      </w:pPr>
      <w:r w:rsidDel="00000000" w:rsidR="00000000" w:rsidRPr="00000000">
        <w:rPr>
          <w:rtl w:val="0"/>
        </w:rPr>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65">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66">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jc w:val="left"/>
              <w:rPr>
                <w:color w:val="434343"/>
              </w:rPr>
            </w:pPr>
            <w:r w:rsidDel="00000000" w:rsidR="00000000" w:rsidRPr="00000000">
              <w:rPr>
                <w:rFonts w:ascii="Arial" w:cs="Arial" w:eastAsia="Arial" w:hAnsi="Arial"/>
                <w:color w:val="3b4151"/>
                <w:sz w:val="24"/>
                <w:szCs w:val="24"/>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jc w:val="left"/>
              <w:rPr>
                <w:color w:val="434343"/>
              </w:rPr>
            </w:pPr>
            <w:r w:rsidDel="00000000" w:rsidR="00000000" w:rsidRPr="00000000">
              <w:rPr>
                <w:color w:val="434343"/>
                <w:rtl w:val="0"/>
              </w:rPr>
              <w:t xml:space="preserve">Fichier FEC</w:t>
            </w:r>
          </w:p>
          <w:p w:rsidR="00000000" w:rsidDel="00000000" w:rsidP="00000000" w:rsidRDefault="00000000" w:rsidRPr="00000000" w14:paraId="00000969">
            <w:pPr>
              <w:widowControl w:val="0"/>
              <w:jc w:val="left"/>
              <w:rPr>
                <w:color w:val="434343"/>
              </w:rPr>
            </w:pPr>
            <w:r w:rsidDel="00000000" w:rsidR="00000000" w:rsidRPr="00000000">
              <w:rPr>
                <w:color w:val="434343"/>
                <w:rtl w:val="0"/>
              </w:rPr>
              <w:t xml:space="preserve">Le type mime doit être défini parmi une de ces valeurs [text/plain, text/csv, application/vnd.ms-excel, application/vnd.openxmlformats-officedocument.spreadsheetml.sheet, application/vnd.ms-excel.sheet.macroEnabled.12, application/zip]</w:t>
            </w:r>
          </w:p>
          <w:p w:rsidR="00000000" w:rsidDel="00000000" w:rsidP="00000000" w:rsidRDefault="00000000" w:rsidRPr="00000000" w14:paraId="0000096A">
            <w:pPr>
              <w:widowControl w:val="0"/>
              <w:jc w:val="left"/>
              <w:rPr>
                <w:color w:val="434343"/>
              </w:rPr>
            </w:pPr>
            <w:r w:rsidDel="00000000" w:rsidR="00000000" w:rsidRPr="00000000">
              <w:rPr>
                <w:color w:val="434343"/>
                <w:rtl w:val="0"/>
              </w:rPr>
              <w:t xml:space="preserve">(Pour le type zip, il ne doit contenir qu’un seul fichier de type texte.)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jc w:val="left"/>
              <w:rPr>
                <w:color w:val="434343"/>
              </w:rPr>
            </w:pPr>
            <w:r w:rsidDel="00000000" w:rsidR="00000000" w:rsidRPr="00000000">
              <w:rPr>
                <w:rFonts w:ascii="Arial" w:cs="Arial" w:eastAsia="Arial" w:hAnsi="Arial"/>
                <w:color w:val="3b4151"/>
                <w:sz w:val="24"/>
                <w:szCs w:val="24"/>
                <w:rtl w:val="0"/>
              </w:rPr>
              <w:t xml:space="preserve">exerciseId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jc w:val="left"/>
              <w:rPr>
                <w:color w:val="434343"/>
              </w:rPr>
            </w:pPr>
            <w:r w:rsidDel="00000000" w:rsidR="00000000" w:rsidRPr="00000000">
              <w:rPr>
                <w:color w:val="434343"/>
                <w:rtl w:val="0"/>
              </w:rPr>
              <w:t xml:space="preserve">Id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operationType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jc w:val="left"/>
              <w:rPr>
                <w:color w:val="434343"/>
              </w:rPr>
            </w:pPr>
            <w:r w:rsidDel="00000000" w:rsidR="00000000" w:rsidRPr="00000000">
              <w:rPr>
                <w:color w:val="434343"/>
                <w:rtl w:val="0"/>
              </w:rPr>
              <w:t xml:space="preserve">Une des valeurs suivantes [ReplaceAll, KeepExisting]. ReplaceAll supprime toutes écritures existantes sur l’exercice alors que KeepExisting conserve celles-ci.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temporary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jc w:val="left"/>
              <w:rPr>
                <w:color w:val="434343"/>
              </w:rPr>
            </w:pPr>
            <w:r w:rsidDel="00000000" w:rsidR="00000000" w:rsidRPr="00000000">
              <w:rPr>
                <w:color w:val="434343"/>
                <w:rtl w:val="0"/>
              </w:rPr>
              <w:t xml:space="preserve">Indique si c’est un FEC temporaire (non conforme)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closeExercise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jc w:val="left"/>
              <w:rPr>
                <w:color w:val="434343"/>
              </w:rPr>
            </w:pPr>
            <w:r w:rsidDel="00000000" w:rsidR="00000000" w:rsidRPr="00000000">
              <w:rPr>
                <w:color w:val="434343"/>
                <w:rtl w:val="0"/>
              </w:rPr>
              <w:t xml:space="preserve">Indique si le FEC provient d’un exercice clos et clôturera également celui dans Inqom (Irréversible)</w:t>
            </w:r>
          </w:p>
        </w:tc>
      </w:tr>
      <w:tr>
        <w:trPr>
          <w:cantSplit w:val="0"/>
          <w:trHeight w:val="3468.0859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shouldValidateEntries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jc w:val="left"/>
              <w:rPr>
                <w:color w:val="434343"/>
              </w:rPr>
            </w:pPr>
            <w:r w:rsidDel="00000000" w:rsidR="00000000" w:rsidRPr="00000000">
              <w:rPr>
                <w:color w:val="434343"/>
                <w:rtl w:val="0"/>
              </w:rPr>
              <w:t xml:space="preserve">Indique si les écritures validées dans le FEC doivent l’être également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fileName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jc w:val="left"/>
              <w:rPr>
                <w:color w:val="434343"/>
              </w:rPr>
            </w:pPr>
            <w:r w:rsidDel="00000000" w:rsidR="00000000" w:rsidRPr="00000000">
              <w:rPr>
                <w:color w:val="434343"/>
                <w:rtl w:val="0"/>
              </w:rPr>
              <w:t xml:space="preserve">Permet d’indiquer un autre nom de fichier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withAnalytics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jc w:val="left"/>
              <w:rPr>
                <w:color w:val="434343"/>
              </w:rPr>
            </w:pPr>
            <w:r w:rsidDel="00000000" w:rsidR="00000000" w:rsidRPr="00000000">
              <w:rPr>
                <w:color w:val="434343"/>
                <w:rtl w:val="0"/>
              </w:rPr>
              <w:t xml:space="preserve">Indique si c’est un import FEC avec Analytique (format défini par Inqom en annexe)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withQuantities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jc w:val="left"/>
              <w:rPr>
                <w:color w:val="434343"/>
              </w:rPr>
            </w:pPr>
            <w:r w:rsidDel="00000000" w:rsidR="00000000" w:rsidRPr="00000000">
              <w:rPr>
                <w:color w:val="434343"/>
                <w:rtl w:val="0"/>
              </w:rPr>
              <w:t xml:space="preserve">Indique si c’est un import FEC avec des quantités (format défini par Inqom en annexe)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keepAccountLabels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jc w:val="left"/>
              <w:rPr>
                <w:color w:val="434343"/>
              </w:rPr>
            </w:pPr>
            <w:r w:rsidDel="00000000" w:rsidR="00000000" w:rsidRPr="00000000">
              <w:rPr>
                <w:color w:val="434343"/>
                <w:rtl w:val="0"/>
              </w:rPr>
              <w:t xml:space="preserve">Indique s’il faut conserver les intitulés de comptes provenant du FEC à l’exception de ceux modifiés dans le paramétrage du plan de compte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markLinesAsRevised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jc w:val="left"/>
              <w:rPr>
                <w:color w:val="434343"/>
              </w:rPr>
            </w:pPr>
            <w:r w:rsidDel="00000000" w:rsidR="00000000" w:rsidRPr="00000000">
              <w:rPr>
                <w:color w:val="434343"/>
                <w:rtl w:val="0"/>
              </w:rPr>
              <w:t xml:space="preserve">Indique s’il faut marquer les lignes à Vues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keepLinesWithZeroAmount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jc w:val="left"/>
              <w:rPr>
                <w:color w:val="434343"/>
              </w:rPr>
            </w:pPr>
            <w:r w:rsidDel="00000000" w:rsidR="00000000" w:rsidRPr="00000000">
              <w:rPr>
                <w:color w:val="434343"/>
                <w:rtl w:val="0"/>
              </w:rPr>
              <w:t xml:space="preserve">Indique s’il faut conserver les lignes sans débit ou crédit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fileAttachmentImportType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jc w:val="left"/>
              <w:rPr>
                <w:color w:val="434343"/>
              </w:rPr>
            </w:pPr>
            <w:r w:rsidDel="00000000" w:rsidR="00000000" w:rsidRPr="00000000">
              <w:rPr>
                <w:color w:val="434343"/>
                <w:rtl w:val="0"/>
              </w:rPr>
              <w:t xml:space="preserve">Une des valeurs suivantes [None, NomFichier, PieceRef]. Si différent de </w:t>
            </w:r>
            <w:r w:rsidDel="00000000" w:rsidR="00000000" w:rsidRPr="00000000">
              <w:rPr>
                <w:i w:val="1"/>
                <w:iCs w:val="1"/>
                <w:color w:val="434343"/>
                <w:rtl w:val="0"/>
              </w:rPr>
              <w:t xml:space="preserve">None</w:t>
            </w:r>
            <w:r w:rsidDel="00000000" w:rsidR="00000000" w:rsidRPr="00000000">
              <w:rPr>
                <w:color w:val="434343"/>
                <w:rtl w:val="0"/>
              </w:rPr>
              <w:t xml:space="preserve">, permet de rattacher les écritures aux pièces préalablement ajoutées en “Autre” via une nouvelle colonne </w:t>
            </w:r>
            <w:r w:rsidDel="00000000" w:rsidR="00000000" w:rsidRPr="00000000">
              <w:rPr>
                <w:i w:val="1"/>
                <w:iCs w:val="1"/>
                <w:color w:val="434343"/>
                <w:rtl w:val="0"/>
              </w:rPr>
              <w:t xml:space="preserve">NomFichier </w:t>
            </w:r>
            <w:r w:rsidDel="00000000" w:rsidR="00000000" w:rsidRPr="00000000">
              <w:rPr>
                <w:color w:val="434343"/>
                <w:rtl w:val="0"/>
              </w:rPr>
              <w:t xml:space="preserve">ou de la colonne existante </w:t>
            </w:r>
            <w:r w:rsidDel="00000000" w:rsidR="00000000" w:rsidRPr="00000000">
              <w:rPr>
                <w:i w:val="1"/>
                <w:iCs w:val="1"/>
                <w:color w:val="434343"/>
                <w:rtl w:val="0"/>
              </w:rPr>
              <w:t xml:space="preserve">PieceRef</w:t>
            </w:r>
            <w:r w:rsidDel="00000000" w:rsidR="00000000" w:rsidRPr="00000000">
              <w:rPr>
                <w:color w:val="434343"/>
                <w:rtl w:val="0"/>
              </w:rPr>
              <w:t xml:space="preserve">.</w:t>
            </w:r>
          </w:p>
        </w:tc>
      </w:tr>
    </w:tbl>
    <w:p w:rsidR="00000000" w:rsidDel="00000000" w:rsidP="00000000" w:rsidRDefault="00000000" w:rsidRPr="00000000" w14:paraId="00000983">
      <w:pPr>
        <w:rPr>
          <w:color w:val="434343"/>
        </w:rPr>
      </w:pPr>
      <w:r w:rsidDel="00000000" w:rsidR="00000000" w:rsidRPr="00000000">
        <w:rPr>
          <w:rtl w:val="0"/>
        </w:rPr>
      </w:r>
    </w:p>
    <w:p w:rsidR="00000000" w:rsidDel="00000000" w:rsidP="00000000" w:rsidRDefault="00000000" w:rsidRPr="00000000" w14:paraId="00000984">
      <w:pPr>
        <w:pStyle w:val="Heading4"/>
        <w:rPr/>
      </w:pPr>
      <w:bookmarkStart w:colFirst="0" w:colLast="0" w:name="_h24ioaynwgnz" w:id="297"/>
      <w:bookmarkEnd w:id="297"/>
      <w:r w:rsidDel="00000000" w:rsidR="00000000" w:rsidRPr="00000000">
        <w:rPr>
          <w:rtl w:val="0"/>
        </w:rPr>
        <w:t xml:space="preserve">Réponse</w:t>
      </w:r>
    </w:p>
    <w:p w:rsidR="00000000" w:rsidDel="00000000" w:rsidP="00000000" w:rsidRDefault="00000000" w:rsidRPr="00000000" w14:paraId="00000985">
      <w:pPr>
        <w:pStyle w:val="Subtitle"/>
        <w:rPr/>
      </w:pPr>
      <w:bookmarkStart w:colFirst="0" w:colLast="0" w:name="_vbklbnn7ag4o" w:id="298"/>
      <w:bookmarkEnd w:id="298"/>
      <w:r w:rsidDel="00000000" w:rsidR="00000000" w:rsidRPr="00000000">
        <w:rPr>
          <w:rtl w:val="0"/>
        </w:rPr>
        <w:t xml:space="preserve">Content-type</w:t>
      </w:r>
    </w:p>
    <w:p w:rsidR="00000000" w:rsidDel="00000000" w:rsidP="00000000" w:rsidRDefault="00000000" w:rsidRPr="00000000" w14:paraId="00000986">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987">
      <w:pPr>
        <w:pStyle w:val="Subtitle"/>
        <w:rPr/>
      </w:pPr>
      <w:bookmarkStart w:colFirst="0" w:colLast="0" w:name="_jqyixlptv40c" w:id="299"/>
      <w:bookmarkEnd w:id="299"/>
      <w:r w:rsidDel="00000000" w:rsidR="00000000" w:rsidRPr="00000000">
        <w:rPr>
          <w:rtl w:val="0"/>
        </w:rPr>
        <w:t xml:space="preserve">Response Body</w:t>
      </w:r>
    </w:p>
    <w:p w:rsidR="00000000" w:rsidDel="00000000" w:rsidP="00000000" w:rsidRDefault="00000000" w:rsidRPr="00000000" w14:paraId="00000988">
      <w:pPr>
        <w:rPr>
          <w:color w:val="434343"/>
        </w:rPr>
      </w:pPr>
      <w:r w:rsidDel="00000000" w:rsidR="00000000" w:rsidRPr="00000000">
        <w:rPr>
          <w:rtl w:val="0"/>
        </w:rPr>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89">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8A">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jc w:val="left"/>
              <w:rPr>
                <w:color w:val="434343"/>
              </w:rPr>
            </w:pPr>
            <w:r w:rsidDel="00000000" w:rsidR="00000000" w:rsidRPr="00000000">
              <w:rPr>
                <w:color w:val="434343"/>
                <w:rtl w:val="0"/>
              </w:rPr>
              <w:t xml:space="preserve">Id de l’opération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jc w:val="left"/>
              <w:rPr>
                <w:color w:val="434343"/>
              </w:rPr>
            </w:pPr>
            <w:r w:rsidDel="00000000" w:rsidR="00000000" w:rsidRPr="00000000">
              <w:rPr>
                <w:color w:val="434343"/>
                <w:rtl w:val="0"/>
              </w:rPr>
              <w:t xml:space="preserve">Id du dossier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jc w:val="left"/>
              <w:rPr>
                <w:color w:val="434343"/>
              </w:rPr>
            </w:pPr>
            <w:r w:rsidDel="00000000" w:rsidR="00000000" w:rsidRPr="00000000">
              <w:rPr>
                <w:color w:val="434343"/>
                <w:rtl w:val="0"/>
              </w:rPr>
              <w:t xml:space="preserve">ExerciseId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jc w:val="left"/>
              <w:rPr>
                <w:color w:val="434343"/>
              </w:rPr>
            </w:pPr>
            <w:r w:rsidDel="00000000" w:rsidR="00000000" w:rsidRPr="00000000">
              <w:rPr>
                <w:color w:val="434343"/>
                <w:rtl w:val="0"/>
              </w:rPr>
              <w:t xml:space="preserve">Id de l’exercice</w:t>
            </w:r>
          </w:p>
        </w:tc>
      </w:tr>
    </w:tbl>
    <w:p w:rsidR="00000000" w:rsidDel="00000000" w:rsidP="00000000" w:rsidRDefault="00000000" w:rsidRPr="00000000" w14:paraId="00000991">
      <w:pPr>
        <w:pStyle w:val="Heading4"/>
        <w:rPr/>
      </w:pPr>
      <w:bookmarkStart w:colFirst="0" w:colLast="0" w:name="_p2rf2pl96gwg" w:id="300"/>
      <w:bookmarkEnd w:id="300"/>
      <w:r w:rsidDel="00000000" w:rsidR="00000000" w:rsidRPr="00000000">
        <w:rPr>
          <w:rtl w:val="0"/>
        </w:rPr>
        <w:t xml:space="preserve">Exemple</w:t>
      </w:r>
    </w:p>
    <w:p w:rsidR="00000000" w:rsidDel="00000000" w:rsidP="00000000" w:rsidRDefault="00000000" w:rsidRPr="00000000" w14:paraId="00000992">
      <w:pPr>
        <w:rPr>
          <w:color w:val="555555"/>
          <w:sz w:val="18"/>
          <w:szCs w:val="18"/>
          <w:shd w:fill="41444e" w:val="clear"/>
        </w:rPr>
      </w:pPr>
      <w:r w:rsidDel="00000000" w:rsidR="00000000" w:rsidRPr="00000000">
        <w:rPr>
          <w:rtl w:val="0"/>
        </w:rPr>
      </w:r>
    </w:p>
    <w:tbl>
      <w:tblPr>
        <w:tblStyle w:val="Table98"/>
        <w:jc w:val="left"/>
        <w:tblLayout w:type="fixed"/>
        <w:tblLook w:val="0600"/>
      </w:tblPr>
      <w:tblGrid>
        <w:gridCol w:w="9029"/>
        <w:tblGridChange w:id="0">
          <w:tblGrid>
            <w:gridCol w:w="9029"/>
          </w:tblGrid>
        </w:tblGridChange>
      </w:tblGrid>
      <w:tr>
        <w:trPr>
          <w:cantSplit w:val="0"/>
          <w:trHeight w:val="154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"Id": 8382,</w:t>
              <w:br w:type="textWrapping"/>
              <w:t xml:space="preserve">    "EnterpriseId": 4552,</w:t>
            </w:r>
          </w:p>
          <w:p w:rsidR="00000000" w:rsidDel="00000000" w:rsidP="00000000" w:rsidRDefault="00000000" w:rsidRPr="00000000" w14:paraId="00000994">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"ExerciseId": 2157</w:t>
            </w:r>
          </w:p>
          <w:p w:rsidR="00000000" w:rsidDel="00000000" w:rsidP="00000000" w:rsidRDefault="00000000" w:rsidRPr="00000000" w14:paraId="00000995">
            <w:pPr>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w:t>
            </w:r>
            <w:r w:rsidDel="00000000" w:rsidR="00000000" w:rsidRPr="00000000">
              <w:rPr>
                <w:rtl w:val="0"/>
              </w:rPr>
            </w:r>
          </w:p>
        </w:tc>
      </w:tr>
    </w:tbl>
    <w:p w:rsidR="00000000" w:rsidDel="00000000" w:rsidP="00000000" w:rsidRDefault="00000000" w:rsidRPr="00000000" w14:paraId="00000996">
      <w:pPr>
        <w:pStyle w:val="Heading3"/>
        <w:rPr/>
      </w:pPr>
      <w:bookmarkStart w:colFirst="0" w:colLast="0" w:name="_sw7k8s4drncu" w:id="301"/>
      <w:bookmarkEnd w:id="301"/>
      <w:r w:rsidDel="00000000" w:rsidR="00000000" w:rsidRPr="00000000">
        <w:rPr>
          <w:rtl w:val="0"/>
        </w:rPr>
        <w:t xml:space="preserve">Création de l’opération d’import de Balance</w:t>
      </w:r>
    </w:p>
    <w:p w:rsidR="00000000" w:rsidDel="00000000" w:rsidP="00000000" w:rsidRDefault="00000000" w:rsidRPr="00000000" w14:paraId="00000997">
      <w:pPr>
        <w:pStyle w:val="Subtitle"/>
        <w:rPr/>
      </w:pPr>
      <w:bookmarkStart w:colFirst="0" w:colLast="0" w:name="_k66aajetxd5v" w:id="302"/>
      <w:bookmarkEnd w:id="302"/>
      <w:r w:rsidDel="00000000" w:rsidR="00000000" w:rsidRPr="00000000">
        <w:rPr>
          <w:rtl w:val="0"/>
        </w:rPr>
        <w:t xml:space="preserve">URL</w:t>
      </w:r>
    </w:p>
    <w:p w:rsidR="00000000" w:rsidDel="00000000" w:rsidP="00000000" w:rsidRDefault="00000000" w:rsidRPr="00000000" w14:paraId="00000998">
      <w:pPr>
        <w:rPr>
          <w:color w:val="4744e3"/>
          <w:u w:val="single"/>
        </w:rPr>
      </w:pPr>
      <w:r w:rsidDel="00000000" w:rsidR="00000000" w:rsidRPr="00000000">
        <w:rPr>
          <w:color w:val="4744e3"/>
          <w:u w:val="single"/>
          <w:rtl w:val="0"/>
        </w:rPr>
        <w:t xml:space="preserve">{{URLBase}}/api/app/enterprises/{dossierId}/operations/import-balance</w:t>
      </w:r>
    </w:p>
    <w:p w:rsidR="00000000" w:rsidDel="00000000" w:rsidP="00000000" w:rsidRDefault="00000000" w:rsidRPr="00000000" w14:paraId="00000999">
      <w:pPr>
        <w:pStyle w:val="Subtitle"/>
        <w:rPr/>
      </w:pPr>
      <w:bookmarkStart w:colFirst="0" w:colLast="0" w:name="_nmfmhg6swsty" w:id="303"/>
      <w:bookmarkEnd w:id="303"/>
      <w:r w:rsidDel="00000000" w:rsidR="00000000" w:rsidRPr="00000000">
        <w:rPr>
          <w:rtl w:val="0"/>
        </w:rPr>
        <w:t xml:space="preserve">Method</w:t>
      </w:r>
    </w:p>
    <w:p w:rsidR="00000000" w:rsidDel="00000000" w:rsidP="00000000" w:rsidRDefault="00000000" w:rsidRPr="00000000" w14:paraId="0000099A">
      <w:pPr>
        <w:rPr/>
      </w:pPr>
      <w:r w:rsidDel="00000000" w:rsidR="00000000" w:rsidRPr="00000000">
        <w:rPr>
          <w:rtl w:val="0"/>
        </w:rPr>
        <w:t xml:space="preserve">POST</w:t>
      </w:r>
    </w:p>
    <w:p w:rsidR="00000000" w:rsidDel="00000000" w:rsidP="00000000" w:rsidRDefault="00000000" w:rsidRPr="00000000" w14:paraId="0000099B">
      <w:pPr>
        <w:pStyle w:val="Subtitle"/>
        <w:rPr/>
      </w:pPr>
      <w:bookmarkStart w:colFirst="0" w:colLast="0" w:name="_aujyfkd3m2au" w:id="304"/>
      <w:bookmarkEnd w:id="304"/>
      <w:r w:rsidDel="00000000" w:rsidR="00000000" w:rsidRPr="00000000">
        <w:rPr>
          <w:rtl w:val="0"/>
        </w:rPr>
        <w:t xml:space="preserve">Paramètres (path)</w:t>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9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9D">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9A0">
      <w:pPr>
        <w:pStyle w:val="Subtitle"/>
        <w:rPr/>
      </w:pPr>
      <w:bookmarkStart w:colFirst="0" w:colLast="0" w:name="_1shp7d2e7ww4" w:id="305"/>
      <w:bookmarkEnd w:id="305"/>
      <w:r w:rsidDel="00000000" w:rsidR="00000000" w:rsidRPr="00000000">
        <w:rPr>
          <w:rtl w:val="0"/>
        </w:rPr>
        <w:t xml:space="preserve">Paramètres (formData)</w:t>
      </w:r>
    </w:p>
    <w:p w:rsidR="00000000" w:rsidDel="00000000" w:rsidP="00000000" w:rsidRDefault="00000000" w:rsidRPr="00000000" w14:paraId="000009A1">
      <w:pPr>
        <w:rPr>
          <w:color w:val="434343"/>
        </w:rPr>
      </w:pPr>
      <w:r w:rsidDel="00000000" w:rsidR="00000000" w:rsidRPr="00000000">
        <w:rPr>
          <w:rtl w:val="0"/>
        </w:rPr>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A2">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A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jc w:val="left"/>
              <w:rPr>
                <w:color w:val="434343"/>
              </w:rPr>
            </w:pPr>
            <w:r w:rsidDel="00000000" w:rsidR="00000000" w:rsidRPr="00000000">
              <w:rPr>
                <w:rFonts w:ascii="Arial" w:cs="Arial" w:eastAsia="Arial" w:hAnsi="Arial"/>
                <w:color w:val="3b4151"/>
                <w:sz w:val="24"/>
                <w:szCs w:val="24"/>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jc w:val="left"/>
              <w:rPr>
                <w:color w:val="434343"/>
              </w:rPr>
            </w:pPr>
            <w:r w:rsidDel="00000000" w:rsidR="00000000" w:rsidRPr="00000000">
              <w:rPr>
                <w:color w:val="434343"/>
                <w:rtl w:val="0"/>
              </w:rPr>
              <w:t xml:space="preserve">Fichier Balance</w:t>
            </w:r>
          </w:p>
          <w:p w:rsidR="00000000" w:rsidDel="00000000" w:rsidP="00000000" w:rsidRDefault="00000000" w:rsidRPr="00000000" w14:paraId="000009A6">
            <w:pPr>
              <w:widowControl w:val="0"/>
              <w:jc w:val="left"/>
              <w:rPr>
                <w:color w:val="434343"/>
              </w:rPr>
            </w:pPr>
            <w:r w:rsidDel="00000000" w:rsidR="00000000" w:rsidRPr="00000000">
              <w:rPr>
                <w:color w:val="434343"/>
                <w:rtl w:val="0"/>
              </w:rPr>
              <w:t xml:space="preserve">Le type mime doit être défini parmi une de ces valeurs [text/plain, text/csv, application/vnd.ms-excel, application/vnd.openxmlformats-officedocument.spreadsheetml.sheet, application/vnd.ms-excel.sheet.macroEnabled.12]</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jc w:val="left"/>
              <w:rPr>
                <w:color w:val="434343"/>
              </w:rPr>
            </w:pPr>
            <w:r w:rsidDel="00000000" w:rsidR="00000000" w:rsidRPr="00000000">
              <w:rPr>
                <w:color w:val="434343"/>
                <w:rtl w:val="0"/>
              </w:rPr>
              <w:t xml:space="preserve">Une des valeurs suivantes [</w:t>
            </w:r>
            <w:r w:rsidDel="00000000" w:rsidR="00000000" w:rsidRPr="00000000">
              <w:rPr>
                <w:rFonts w:ascii="Arial" w:cs="Arial" w:eastAsia="Arial" w:hAnsi="Arial"/>
                <w:color w:val="3b4151"/>
                <w:rtl w:val="0"/>
              </w:rPr>
              <w:t xml:space="preserve">OpeningBalance, PeriodicBalanceWithoutAn, PeriodicBalanceWithAn</w:t>
            </w:r>
            <w:r w:rsidDel="00000000" w:rsidR="00000000" w:rsidRPr="00000000">
              <w:rPr>
                <w:color w:val="434343"/>
                <w:rtl w:val="0"/>
              </w:rPr>
              <w:t xml:space="preserv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journalId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jc w:val="left"/>
              <w:rPr>
                <w:color w:val="434343"/>
              </w:rPr>
            </w:pPr>
            <w:r w:rsidDel="00000000" w:rsidR="00000000" w:rsidRPr="00000000">
              <w:rPr>
                <w:color w:val="434343"/>
                <w:rtl w:val="0"/>
              </w:rPr>
              <w:t xml:space="preserve">Id du journal à utiliser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entryDate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jc w:val="left"/>
              <w:rPr>
                <w:color w:val="434343"/>
              </w:rPr>
            </w:pPr>
            <w:r w:rsidDel="00000000" w:rsidR="00000000" w:rsidRPr="00000000">
              <w:rPr>
                <w:color w:val="434343"/>
                <w:rtl w:val="0"/>
              </w:rPr>
              <w:t xml:space="preserve">Date de l’écriture à générer</w:t>
            </w:r>
          </w:p>
        </w:tc>
      </w:tr>
    </w:tbl>
    <w:p w:rsidR="00000000" w:rsidDel="00000000" w:rsidP="00000000" w:rsidRDefault="00000000" w:rsidRPr="00000000" w14:paraId="000009AD">
      <w:pPr>
        <w:rPr>
          <w:color w:val="434343"/>
        </w:rPr>
      </w:pPr>
      <w:r w:rsidDel="00000000" w:rsidR="00000000" w:rsidRPr="00000000">
        <w:rPr>
          <w:rtl w:val="0"/>
        </w:rPr>
      </w:r>
    </w:p>
    <w:p w:rsidR="00000000" w:rsidDel="00000000" w:rsidP="00000000" w:rsidRDefault="00000000" w:rsidRPr="00000000" w14:paraId="000009AE">
      <w:pPr>
        <w:pStyle w:val="Heading4"/>
        <w:rPr/>
      </w:pPr>
      <w:bookmarkStart w:colFirst="0" w:colLast="0" w:name="_wousz7kp94dk" w:id="306"/>
      <w:bookmarkEnd w:id="306"/>
      <w:r w:rsidDel="00000000" w:rsidR="00000000" w:rsidRPr="00000000">
        <w:rPr>
          <w:rtl w:val="0"/>
        </w:rPr>
        <w:t xml:space="preserve">Réponse</w:t>
      </w:r>
    </w:p>
    <w:p w:rsidR="00000000" w:rsidDel="00000000" w:rsidP="00000000" w:rsidRDefault="00000000" w:rsidRPr="00000000" w14:paraId="000009AF">
      <w:pPr>
        <w:pStyle w:val="Subtitle"/>
        <w:rPr/>
      </w:pPr>
      <w:bookmarkStart w:colFirst="0" w:colLast="0" w:name="_gjc5vw880dsu" w:id="307"/>
      <w:bookmarkEnd w:id="307"/>
      <w:r w:rsidDel="00000000" w:rsidR="00000000" w:rsidRPr="00000000">
        <w:rPr>
          <w:rtl w:val="0"/>
        </w:rPr>
        <w:t xml:space="preserve">Content-type</w:t>
      </w:r>
    </w:p>
    <w:p w:rsidR="00000000" w:rsidDel="00000000" w:rsidP="00000000" w:rsidRDefault="00000000" w:rsidRPr="00000000" w14:paraId="000009B0">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9B1">
      <w:pPr>
        <w:pStyle w:val="Subtitle"/>
        <w:rPr/>
      </w:pPr>
      <w:bookmarkStart w:colFirst="0" w:colLast="0" w:name="_mswpwtwy7lo5" w:id="308"/>
      <w:bookmarkEnd w:id="308"/>
      <w:r w:rsidDel="00000000" w:rsidR="00000000" w:rsidRPr="00000000">
        <w:rPr>
          <w:rtl w:val="0"/>
        </w:rPr>
        <w:t xml:space="preserve">Response Body</w:t>
      </w:r>
    </w:p>
    <w:p w:rsidR="00000000" w:rsidDel="00000000" w:rsidP="00000000" w:rsidRDefault="00000000" w:rsidRPr="00000000" w14:paraId="000009B2">
      <w:pPr>
        <w:rPr>
          <w:color w:val="434343"/>
        </w:rPr>
      </w:pPr>
      <w:r w:rsidDel="00000000" w:rsidR="00000000" w:rsidRPr="00000000">
        <w:rPr>
          <w:rtl w:val="0"/>
        </w:rPr>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B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B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jc w:val="left"/>
              <w:rPr>
                <w:color w:val="434343"/>
              </w:rPr>
            </w:pPr>
            <w:r w:rsidDel="00000000" w:rsidR="00000000" w:rsidRPr="00000000">
              <w:rPr>
                <w:color w:val="434343"/>
                <w:rtl w:val="0"/>
              </w:rPr>
              <w:t xml:space="preserve">Id de l’opération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jc w:val="left"/>
              <w:rPr>
                <w:color w:val="434343"/>
              </w:rPr>
            </w:pPr>
            <w:r w:rsidDel="00000000" w:rsidR="00000000" w:rsidRPr="00000000">
              <w:rPr>
                <w:color w:val="434343"/>
                <w:rtl w:val="0"/>
              </w:rPr>
              <w:t xml:space="preserve">Id du dossier</w:t>
            </w:r>
          </w:p>
        </w:tc>
      </w:tr>
    </w:tbl>
    <w:p w:rsidR="00000000" w:rsidDel="00000000" w:rsidP="00000000" w:rsidRDefault="00000000" w:rsidRPr="00000000" w14:paraId="000009B9">
      <w:pPr>
        <w:pStyle w:val="Heading4"/>
        <w:rPr/>
      </w:pPr>
      <w:bookmarkStart w:colFirst="0" w:colLast="0" w:name="_a75cqt1oh1gv" w:id="309"/>
      <w:bookmarkEnd w:id="309"/>
      <w:r w:rsidDel="00000000" w:rsidR="00000000" w:rsidRPr="00000000">
        <w:rPr>
          <w:rtl w:val="0"/>
        </w:rPr>
        <w:t xml:space="preserve">Exemple</w:t>
      </w:r>
    </w:p>
    <w:p w:rsidR="00000000" w:rsidDel="00000000" w:rsidP="00000000" w:rsidRDefault="00000000" w:rsidRPr="00000000" w14:paraId="000009BA">
      <w:pPr>
        <w:rPr>
          <w:color w:val="555555"/>
          <w:sz w:val="18"/>
          <w:szCs w:val="18"/>
          <w:shd w:fill="41444e" w:val="clear"/>
        </w:rPr>
      </w:pPr>
      <w:r w:rsidDel="00000000" w:rsidR="00000000" w:rsidRPr="00000000">
        <w:rPr>
          <w:rtl w:val="0"/>
        </w:rPr>
      </w:r>
    </w:p>
    <w:tbl>
      <w:tblPr>
        <w:tblStyle w:val="Table102"/>
        <w:jc w:val="left"/>
        <w:tblLayout w:type="fixed"/>
        <w:tblLook w:val="0600"/>
      </w:tblPr>
      <w:tblGrid>
        <w:gridCol w:w="9029"/>
        <w:tblGridChange w:id="0">
          <w:tblGrid>
            <w:gridCol w:w="9029"/>
          </w:tblGrid>
        </w:tblGridChange>
      </w:tblGrid>
      <w:tr>
        <w:trPr>
          <w:cantSplit w:val="0"/>
          <w:trHeight w:val="123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76" w:lineRule="auto"/>
              <w:jc w:val="left"/>
              <w:rPr>
                <w:rFonts w:ascii="Consolas" w:cs="Consolas" w:eastAsia="Consolas" w:hAnsi="Consolas"/>
                <w:color w:val="f8f8f2"/>
                <w:sz w:val="18"/>
                <w:szCs w:val="18"/>
                <w:shd w:fill="282a36" w:val="clear"/>
              </w:rPr>
            </w:pPr>
            <w:r w:rsidDel="00000000" w:rsidR="00000000" w:rsidRPr="00000000">
              <w:rPr>
                <w:rFonts w:ascii="Consolas" w:cs="Consolas" w:eastAsia="Consolas" w:hAnsi="Consolas"/>
                <w:color w:val="f8f8f2"/>
                <w:sz w:val="18"/>
                <w:szCs w:val="18"/>
                <w:shd w:fill="282a36" w:val="clear"/>
                <w:rtl w:val="0"/>
              </w:rPr>
              <w:t xml:space="preserve">  {</w:t>
              <w:br w:type="textWrapping"/>
              <w:t xml:space="preserve">    "Id": 8382,</w:t>
              <w:br w:type="textWrapping"/>
              <w:t xml:space="preserve">    "EnterpriseId": 4552</w:t>
            </w:r>
          </w:p>
          <w:p w:rsidR="00000000" w:rsidDel="00000000" w:rsidP="00000000" w:rsidRDefault="00000000" w:rsidRPr="00000000" w14:paraId="000009BC">
            <w:pPr>
              <w:widowControl w:val="0"/>
              <w:spacing w:line="276" w:lineRule="auto"/>
              <w:jc w:val="left"/>
              <w:rPr>
                <w:color w:val="ffffff"/>
                <w:sz w:val="18"/>
                <w:szCs w:val="18"/>
                <w:shd w:fill="41444e" w:val="clear"/>
              </w:rPr>
            </w:pPr>
            <w:r w:rsidDel="00000000" w:rsidR="00000000" w:rsidRPr="00000000">
              <w:rPr>
                <w:rFonts w:ascii="Consolas" w:cs="Consolas" w:eastAsia="Consolas" w:hAnsi="Consolas"/>
                <w:color w:val="f8f8f2"/>
                <w:sz w:val="18"/>
                <w:szCs w:val="18"/>
                <w:shd w:fill="282a36" w:val="clear"/>
                <w:rtl w:val="0"/>
              </w:rPr>
              <w:t xml:space="preserve">  }</w:t>
            </w:r>
            <w:r w:rsidDel="00000000" w:rsidR="00000000" w:rsidRPr="00000000">
              <w:rPr>
                <w:rtl w:val="0"/>
              </w:rPr>
            </w:r>
          </w:p>
        </w:tc>
      </w:tr>
    </w:tbl>
    <w:p w:rsidR="00000000" w:rsidDel="00000000" w:rsidP="00000000" w:rsidRDefault="00000000" w:rsidRPr="00000000" w14:paraId="000009BD">
      <w:pPr>
        <w:pStyle w:val="Heading3"/>
        <w:rPr/>
      </w:pPr>
      <w:bookmarkStart w:colFirst="0" w:colLast="0" w:name="_yul0zzydt4n2" w:id="310"/>
      <w:bookmarkEnd w:id="310"/>
      <w:r w:rsidDel="00000000" w:rsidR="00000000" w:rsidRPr="00000000">
        <w:rPr>
          <w:rtl w:val="0"/>
        </w:rPr>
        <w:t xml:space="preserve">Lecture de l’opération d’import FEC</w:t>
      </w:r>
    </w:p>
    <w:p w:rsidR="00000000" w:rsidDel="00000000" w:rsidP="00000000" w:rsidRDefault="00000000" w:rsidRPr="00000000" w14:paraId="000009BE">
      <w:pPr>
        <w:pStyle w:val="Subtitle"/>
        <w:rPr/>
      </w:pPr>
      <w:bookmarkStart w:colFirst="0" w:colLast="0" w:name="_e1k73ss8fmir" w:id="311"/>
      <w:bookmarkEnd w:id="311"/>
      <w:r w:rsidDel="00000000" w:rsidR="00000000" w:rsidRPr="00000000">
        <w:rPr>
          <w:rtl w:val="0"/>
        </w:rPr>
        <w:t xml:space="preserve">URL</w:t>
      </w:r>
    </w:p>
    <w:p w:rsidR="00000000" w:rsidDel="00000000" w:rsidP="00000000" w:rsidRDefault="00000000" w:rsidRPr="00000000" w14:paraId="000009BF">
      <w:pPr>
        <w:rPr>
          <w:color w:val="4744e3"/>
          <w:u w:val="single"/>
        </w:rPr>
      </w:pPr>
      <w:r w:rsidDel="00000000" w:rsidR="00000000" w:rsidRPr="00000000">
        <w:rPr>
          <w:color w:val="4744e3"/>
          <w:u w:val="single"/>
          <w:rtl w:val="0"/>
        </w:rPr>
        <w:t xml:space="preserve">{{URLBase}}/api/app/enterprises/{dossierId}/operations/{id}</w:t>
      </w:r>
    </w:p>
    <w:p w:rsidR="00000000" w:rsidDel="00000000" w:rsidP="00000000" w:rsidRDefault="00000000" w:rsidRPr="00000000" w14:paraId="000009C0">
      <w:pPr>
        <w:pStyle w:val="Subtitle"/>
        <w:rPr/>
      </w:pPr>
      <w:bookmarkStart w:colFirst="0" w:colLast="0" w:name="_3x3483nl4d0n" w:id="312"/>
      <w:bookmarkEnd w:id="312"/>
      <w:r w:rsidDel="00000000" w:rsidR="00000000" w:rsidRPr="00000000">
        <w:rPr>
          <w:rtl w:val="0"/>
        </w:rPr>
        <w:t xml:space="preserve">Method</w:t>
      </w:r>
    </w:p>
    <w:p w:rsidR="00000000" w:rsidDel="00000000" w:rsidP="00000000" w:rsidRDefault="00000000" w:rsidRPr="00000000" w14:paraId="000009C1">
      <w:pPr>
        <w:rPr/>
      </w:pPr>
      <w:r w:rsidDel="00000000" w:rsidR="00000000" w:rsidRPr="00000000">
        <w:rPr>
          <w:rtl w:val="0"/>
        </w:rPr>
        <w:t xml:space="preserve">GET</w:t>
      </w:r>
    </w:p>
    <w:p w:rsidR="00000000" w:rsidDel="00000000" w:rsidP="00000000" w:rsidRDefault="00000000" w:rsidRPr="00000000" w14:paraId="000009C2">
      <w:pPr>
        <w:pStyle w:val="Subtitle"/>
        <w:rPr/>
      </w:pPr>
      <w:bookmarkStart w:colFirst="0" w:colLast="0" w:name="_ibx12bauez24" w:id="313"/>
      <w:bookmarkEnd w:id="313"/>
      <w:r w:rsidDel="00000000" w:rsidR="00000000" w:rsidRPr="00000000">
        <w:rPr>
          <w:rtl w:val="0"/>
        </w:rPr>
        <w:t xml:space="preserve">Paramètres (path)</w:t>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C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C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9C9">
      <w:pPr>
        <w:rPr>
          <w:color w:val="434343"/>
        </w:rPr>
      </w:pPr>
      <w:r w:rsidDel="00000000" w:rsidR="00000000" w:rsidRPr="00000000">
        <w:rPr>
          <w:rtl w:val="0"/>
        </w:rPr>
      </w:r>
    </w:p>
    <w:p w:rsidR="00000000" w:rsidDel="00000000" w:rsidP="00000000" w:rsidRDefault="00000000" w:rsidRPr="00000000" w14:paraId="000009CA">
      <w:pPr>
        <w:pStyle w:val="Heading4"/>
        <w:rPr/>
      </w:pPr>
      <w:bookmarkStart w:colFirst="0" w:colLast="0" w:name="_2l03e9wsgycp" w:id="314"/>
      <w:bookmarkEnd w:id="314"/>
      <w:r w:rsidDel="00000000" w:rsidR="00000000" w:rsidRPr="00000000">
        <w:rPr>
          <w:rtl w:val="0"/>
        </w:rPr>
        <w:t xml:space="preserve">Réponse</w:t>
      </w:r>
    </w:p>
    <w:p w:rsidR="00000000" w:rsidDel="00000000" w:rsidP="00000000" w:rsidRDefault="00000000" w:rsidRPr="00000000" w14:paraId="000009CB">
      <w:pPr>
        <w:pStyle w:val="Subtitle"/>
        <w:rPr/>
      </w:pPr>
      <w:bookmarkStart w:colFirst="0" w:colLast="0" w:name="_8bhe1gbiewwv" w:id="315"/>
      <w:bookmarkEnd w:id="315"/>
      <w:r w:rsidDel="00000000" w:rsidR="00000000" w:rsidRPr="00000000">
        <w:rPr>
          <w:rtl w:val="0"/>
        </w:rPr>
        <w:t xml:space="preserve">Content-type</w:t>
      </w:r>
    </w:p>
    <w:p w:rsidR="00000000" w:rsidDel="00000000" w:rsidP="00000000" w:rsidRDefault="00000000" w:rsidRPr="00000000" w14:paraId="000009CC">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9CD">
      <w:pPr>
        <w:pStyle w:val="Subtitle"/>
        <w:rPr/>
      </w:pPr>
      <w:bookmarkStart w:colFirst="0" w:colLast="0" w:name="_jc5unnetelnt" w:id="316"/>
      <w:bookmarkEnd w:id="316"/>
      <w:r w:rsidDel="00000000" w:rsidR="00000000" w:rsidRPr="00000000">
        <w:rPr>
          <w:rtl w:val="0"/>
        </w:rPr>
        <w:t xml:space="preserve">Response Body</w:t>
      </w:r>
    </w:p>
    <w:p w:rsidR="00000000" w:rsidDel="00000000" w:rsidP="00000000" w:rsidRDefault="00000000" w:rsidRPr="00000000" w14:paraId="000009CE">
      <w:pPr>
        <w:rPr>
          <w:color w:val="434343"/>
        </w:rPr>
      </w:pPr>
      <w:r w:rsidDel="00000000" w:rsidR="00000000" w:rsidRPr="00000000">
        <w:rPr>
          <w:rtl w:val="0"/>
        </w:rPr>
      </w:r>
    </w:p>
    <w:tbl>
      <w:tblPr>
        <w:tblStyle w:val="Table10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C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9D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jc w:val="left"/>
              <w:rPr>
                <w:color w:val="434343"/>
              </w:rPr>
            </w:pPr>
            <w:r w:rsidDel="00000000" w:rsidR="00000000" w:rsidRPr="00000000">
              <w:rPr>
                <w:color w:val="434343"/>
                <w:rtl w:val="0"/>
              </w:rPr>
              <w:t xml:space="preserve">Id de l’opération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jc w:val="left"/>
              <w:rPr>
                <w:color w:val="434343"/>
              </w:rPr>
            </w:pPr>
            <w:r w:rsidDel="00000000" w:rsidR="00000000" w:rsidRPr="00000000">
              <w:rPr>
                <w:color w:val="434343"/>
                <w:rtl w:val="0"/>
              </w:rPr>
              <w:t xml:space="preserve">EnterpriseId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jc w:val="left"/>
              <w:rPr>
                <w:color w:val="434343"/>
              </w:rPr>
            </w:pPr>
            <w:r w:rsidDel="00000000" w:rsidR="00000000" w:rsidRPr="00000000">
              <w:rPr>
                <w:color w:val="434343"/>
                <w:rtl w:val="0"/>
              </w:rPr>
              <w:t xml:space="preserve">Id du dossier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jc w:val="left"/>
              <w:rPr>
                <w:color w:val="434343"/>
              </w:rPr>
            </w:pPr>
            <w:r w:rsidDel="00000000" w:rsidR="00000000" w:rsidRPr="00000000">
              <w:rPr>
                <w:color w:val="434343"/>
                <w:rtl w:val="0"/>
              </w:rPr>
              <w:t xml:space="preserve">ExerciseId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jc w:val="left"/>
              <w:rPr>
                <w:color w:val="434343"/>
              </w:rPr>
            </w:pPr>
            <w:r w:rsidDel="00000000" w:rsidR="00000000" w:rsidRPr="00000000">
              <w:rPr>
                <w:color w:val="434343"/>
                <w:rtl w:val="0"/>
              </w:rPr>
              <w:t xml:space="preserve">Id de l’exercice (import FEC)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jc w:val="left"/>
              <w:rPr>
                <w:color w:val="434343"/>
              </w:rPr>
            </w:pPr>
            <w:r w:rsidDel="00000000" w:rsidR="00000000" w:rsidRPr="00000000">
              <w:rPr>
                <w:color w:val="434343"/>
                <w:rtl w:val="0"/>
              </w:rPr>
              <w:t xml:space="preserve">JournalId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jc w:val="left"/>
              <w:rPr>
                <w:color w:val="434343"/>
              </w:rPr>
            </w:pPr>
            <w:r w:rsidDel="00000000" w:rsidR="00000000" w:rsidRPr="00000000">
              <w:rPr>
                <w:color w:val="434343"/>
                <w:rtl w:val="0"/>
              </w:rPr>
              <w:t xml:space="preserve">Id du journal (import de balance)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jc w:val="left"/>
              <w:rPr>
                <w:color w:val="434343"/>
              </w:rPr>
            </w:pPr>
            <w:r w:rsidDel="00000000" w:rsidR="00000000" w:rsidRPr="00000000">
              <w:rPr>
                <w:color w:val="434343"/>
                <w:rtl w:val="0"/>
              </w:rPr>
              <w:t xml:space="preserve">Status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jc w:val="left"/>
              <w:rPr>
                <w:color w:val="434343"/>
              </w:rPr>
            </w:pPr>
            <w:r w:rsidDel="00000000" w:rsidR="00000000" w:rsidRPr="00000000">
              <w:rPr>
                <w:color w:val="434343"/>
                <w:rtl w:val="0"/>
              </w:rPr>
              <w:t xml:space="preserve">Un des états suivants :</w:t>
            </w:r>
          </w:p>
          <w:p w:rsidR="00000000" w:rsidDel="00000000" w:rsidP="00000000" w:rsidRDefault="00000000" w:rsidRPr="00000000" w14:paraId="000009DB">
            <w:pPr>
              <w:widowControl w:val="0"/>
              <w:numPr>
                <w:ilvl w:val="0"/>
                <w:numId w:val="3"/>
              </w:numPr>
              <w:ind w:left="720" w:hanging="360"/>
              <w:jc w:val="left"/>
              <w:rPr>
                <w:color w:val="434343"/>
                <w:u w:val="none"/>
              </w:rPr>
            </w:pPr>
            <w:r w:rsidDel="00000000" w:rsidR="00000000" w:rsidRPr="00000000">
              <w:rPr>
                <w:color w:val="434343"/>
                <w:rtl w:val="0"/>
              </w:rPr>
              <w:t xml:space="preserve">Received : fichier uploadé, analyse non encore démarré</w:t>
            </w:r>
          </w:p>
          <w:p w:rsidR="00000000" w:rsidDel="00000000" w:rsidP="00000000" w:rsidRDefault="00000000" w:rsidRPr="00000000" w14:paraId="000009DC">
            <w:pPr>
              <w:widowControl w:val="0"/>
              <w:numPr>
                <w:ilvl w:val="0"/>
                <w:numId w:val="3"/>
              </w:numPr>
              <w:ind w:left="720" w:hanging="360"/>
              <w:jc w:val="left"/>
              <w:rPr>
                <w:color w:val="434343"/>
                <w:u w:val="none"/>
              </w:rPr>
            </w:pPr>
            <w:r w:rsidDel="00000000" w:rsidR="00000000" w:rsidRPr="00000000">
              <w:rPr>
                <w:color w:val="ff0000"/>
                <w:rtl w:val="0"/>
              </w:rPr>
              <w:t xml:space="preserve">ReadFileFail </w:t>
            </w:r>
            <w:r w:rsidDel="00000000" w:rsidR="00000000" w:rsidRPr="00000000">
              <w:rPr>
                <w:color w:val="434343"/>
                <w:rtl w:val="0"/>
              </w:rPr>
              <w:t xml:space="preserve">: erreur de lecture du fichier</w:t>
            </w:r>
          </w:p>
          <w:p w:rsidR="00000000" w:rsidDel="00000000" w:rsidP="00000000" w:rsidRDefault="00000000" w:rsidRPr="00000000" w14:paraId="000009DD">
            <w:pPr>
              <w:widowControl w:val="0"/>
              <w:numPr>
                <w:ilvl w:val="0"/>
                <w:numId w:val="3"/>
              </w:numPr>
              <w:ind w:left="720" w:hanging="360"/>
              <w:jc w:val="left"/>
              <w:rPr>
                <w:color w:val="434343"/>
                <w:u w:val="none"/>
              </w:rPr>
            </w:pPr>
            <w:r w:rsidDel="00000000" w:rsidR="00000000" w:rsidRPr="00000000">
              <w:rPr>
                <w:color w:val="434343"/>
                <w:rtl w:val="0"/>
              </w:rPr>
              <w:t xml:space="preserve">ParsingStart : analyse en cours</w:t>
            </w:r>
          </w:p>
          <w:p w:rsidR="00000000" w:rsidDel="00000000" w:rsidP="00000000" w:rsidRDefault="00000000" w:rsidRPr="00000000" w14:paraId="000009DE">
            <w:pPr>
              <w:widowControl w:val="0"/>
              <w:numPr>
                <w:ilvl w:val="0"/>
                <w:numId w:val="3"/>
              </w:numPr>
              <w:ind w:left="720" w:hanging="360"/>
              <w:jc w:val="left"/>
              <w:rPr>
                <w:color w:val="434343"/>
                <w:u w:val="none"/>
              </w:rPr>
            </w:pPr>
            <w:r w:rsidDel="00000000" w:rsidR="00000000" w:rsidRPr="00000000">
              <w:rPr>
                <w:color w:val="ff0000"/>
                <w:rtl w:val="0"/>
              </w:rPr>
              <w:t xml:space="preserve">ParsingFail </w:t>
            </w:r>
            <w:r w:rsidDel="00000000" w:rsidR="00000000" w:rsidRPr="00000000">
              <w:rPr>
                <w:color w:val="434343"/>
                <w:rtl w:val="0"/>
              </w:rPr>
              <w:t xml:space="preserve">: erreur d’analyse du fichier</w:t>
            </w:r>
          </w:p>
          <w:p w:rsidR="00000000" w:rsidDel="00000000" w:rsidP="00000000" w:rsidRDefault="00000000" w:rsidRPr="00000000" w14:paraId="000009DF">
            <w:pPr>
              <w:widowControl w:val="0"/>
              <w:numPr>
                <w:ilvl w:val="0"/>
                <w:numId w:val="3"/>
              </w:numPr>
              <w:ind w:left="720" w:hanging="360"/>
              <w:jc w:val="left"/>
              <w:rPr>
                <w:color w:val="434343"/>
                <w:u w:val="none"/>
              </w:rPr>
            </w:pPr>
            <w:r w:rsidDel="00000000" w:rsidR="00000000" w:rsidRPr="00000000">
              <w:rPr>
                <w:color w:val="434343"/>
                <w:rtl w:val="0"/>
              </w:rPr>
              <w:t xml:space="preserve">ParsingOk : analyse effectué, mapping en cours</w:t>
            </w:r>
          </w:p>
          <w:p w:rsidR="00000000" w:rsidDel="00000000" w:rsidP="00000000" w:rsidRDefault="00000000" w:rsidRPr="00000000" w14:paraId="000009E0">
            <w:pPr>
              <w:widowControl w:val="0"/>
              <w:numPr>
                <w:ilvl w:val="0"/>
                <w:numId w:val="3"/>
              </w:numPr>
              <w:ind w:left="720" w:hanging="360"/>
              <w:jc w:val="left"/>
              <w:rPr>
                <w:color w:val="434343"/>
                <w:u w:val="none"/>
              </w:rPr>
            </w:pPr>
            <w:r w:rsidDel="00000000" w:rsidR="00000000" w:rsidRPr="00000000">
              <w:rPr>
                <w:color w:val="0000ff"/>
                <w:rtl w:val="0"/>
              </w:rPr>
              <w:t xml:space="preserve">WaitingUserAction </w:t>
            </w:r>
            <w:r w:rsidDel="00000000" w:rsidR="00000000" w:rsidRPr="00000000">
              <w:rPr>
                <w:color w:val="434343"/>
                <w:rtl w:val="0"/>
              </w:rPr>
              <w:t xml:space="preserve">: analyse et mapping effectués, l’utilisateur doit passer à l’étape suivante afin de vérifier les problèmes et les mappings</w:t>
            </w:r>
          </w:p>
          <w:p w:rsidR="00000000" w:rsidDel="00000000" w:rsidP="00000000" w:rsidRDefault="00000000" w:rsidRPr="00000000" w14:paraId="000009E1">
            <w:pPr>
              <w:widowControl w:val="0"/>
              <w:numPr>
                <w:ilvl w:val="0"/>
                <w:numId w:val="3"/>
              </w:numPr>
              <w:ind w:left="720" w:hanging="360"/>
              <w:jc w:val="left"/>
              <w:rPr>
                <w:color w:val="434343"/>
                <w:u w:val="none"/>
              </w:rPr>
            </w:pPr>
            <w:r w:rsidDel="00000000" w:rsidR="00000000" w:rsidRPr="00000000">
              <w:rPr>
                <w:color w:val="38761d"/>
                <w:rtl w:val="0"/>
              </w:rPr>
              <w:t xml:space="preserve">Succeeded </w:t>
            </w:r>
            <w:r w:rsidDel="00000000" w:rsidR="00000000" w:rsidRPr="00000000">
              <w:rPr>
                <w:color w:val="434343"/>
                <w:rtl w:val="0"/>
              </w:rPr>
              <w:t xml:space="preserve">: intégration terminée</w:t>
            </w:r>
          </w:p>
          <w:p w:rsidR="00000000" w:rsidDel="00000000" w:rsidP="00000000" w:rsidRDefault="00000000" w:rsidRPr="00000000" w14:paraId="000009E2">
            <w:pPr>
              <w:widowControl w:val="0"/>
              <w:numPr>
                <w:ilvl w:val="0"/>
                <w:numId w:val="3"/>
              </w:numPr>
              <w:ind w:left="720" w:hanging="360"/>
              <w:jc w:val="left"/>
              <w:rPr>
                <w:color w:val="434343"/>
                <w:u w:val="none"/>
              </w:rPr>
            </w:pPr>
            <w:r w:rsidDel="00000000" w:rsidR="00000000" w:rsidRPr="00000000">
              <w:rPr>
                <w:color w:val="38761d"/>
                <w:rtl w:val="0"/>
              </w:rPr>
              <w:t xml:space="preserve">Remove </w:t>
            </w:r>
            <w:r w:rsidDel="00000000" w:rsidR="00000000" w:rsidRPr="00000000">
              <w:rPr>
                <w:color w:val="434343"/>
                <w:rtl w:val="0"/>
              </w:rPr>
              <w:t xml:space="preserve">: suppression des écritures de l’import effectué</w:t>
            </w:r>
          </w:p>
          <w:p w:rsidR="00000000" w:rsidDel="00000000" w:rsidP="00000000" w:rsidRDefault="00000000" w:rsidRPr="00000000" w14:paraId="000009E3">
            <w:pPr>
              <w:widowControl w:val="0"/>
              <w:numPr>
                <w:ilvl w:val="0"/>
                <w:numId w:val="3"/>
              </w:numPr>
              <w:ind w:left="720" w:hanging="360"/>
              <w:jc w:val="left"/>
              <w:rPr>
                <w:color w:val="434343"/>
              </w:rPr>
            </w:pPr>
            <w:r w:rsidDel="00000000" w:rsidR="00000000" w:rsidRPr="00000000">
              <w:rPr>
                <w:color w:val="434343"/>
                <w:rtl w:val="0"/>
              </w:rPr>
              <w:t xml:space="preserve">EntryIntegrationPending : en attente de l’intégration des écritures</w:t>
            </w:r>
          </w:p>
          <w:p w:rsidR="00000000" w:rsidDel="00000000" w:rsidP="00000000" w:rsidRDefault="00000000" w:rsidRPr="00000000" w14:paraId="000009E4">
            <w:pPr>
              <w:widowControl w:val="0"/>
              <w:numPr>
                <w:ilvl w:val="0"/>
                <w:numId w:val="3"/>
              </w:numPr>
              <w:ind w:left="720" w:hanging="360"/>
              <w:jc w:val="left"/>
              <w:rPr>
                <w:color w:val="434343"/>
              </w:rPr>
            </w:pPr>
            <w:r w:rsidDel="00000000" w:rsidR="00000000" w:rsidRPr="00000000">
              <w:rPr>
                <w:color w:val="434343"/>
                <w:rtl w:val="0"/>
              </w:rPr>
              <w:t xml:space="preserve">EntryIntegration : intégration des écritures en cours</w:t>
            </w:r>
          </w:p>
          <w:p w:rsidR="00000000" w:rsidDel="00000000" w:rsidP="00000000" w:rsidRDefault="00000000" w:rsidRPr="00000000" w14:paraId="000009E5">
            <w:pPr>
              <w:widowControl w:val="0"/>
              <w:numPr>
                <w:ilvl w:val="0"/>
                <w:numId w:val="3"/>
              </w:numPr>
              <w:ind w:left="720" w:hanging="360"/>
              <w:jc w:val="left"/>
              <w:rPr>
                <w:color w:val="434343"/>
              </w:rPr>
            </w:pPr>
            <w:r w:rsidDel="00000000" w:rsidR="00000000" w:rsidRPr="00000000">
              <w:rPr>
                <w:color w:val="434343"/>
                <w:rtl w:val="0"/>
              </w:rPr>
              <w:t xml:space="preserve">Lettering : intégration des lettrages en cours</w:t>
            </w:r>
          </w:p>
          <w:p w:rsidR="00000000" w:rsidDel="00000000" w:rsidP="00000000" w:rsidRDefault="00000000" w:rsidRPr="00000000" w14:paraId="000009E6">
            <w:pPr>
              <w:widowControl w:val="0"/>
              <w:numPr>
                <w:ilvl w:val="0"/>
                <w:numId w:val="3"/>
              </w:numPr>
              <w:ind w:left="720" w:hanging="360"/>
              <w:jc w:val="left"/>
              <w:rPr>
                <w:color w:val="434343"/>
                <w:u w:val="none"/>
              </w:rPr>
            </w:pPr>
            <w:r w:rsidDel="00000000" w:rsidR="00000000" w:rsidRPr="00000000">
              <w:rPr>
                <w:color w:val="434343"/>
                <w:rtl w:val="0"/>
              </w:rPr>
              <w:t xml:space="preserve">ExerciseReplace : suppression des écritures existante en cours (mode ReplaceAll)</w:t>
            </w:r>
          </w:p>
          <w:p w:rsidR="00000000" w:rsidDel="00000000" w:rsidP="00000000" w:rsidRDefault="00000000" w:rsidRPr="00000000" w14:paraId="000009E7">
            <w:pPr>
              <w:widowControl w:val="0"/>
              <w:numPr>
                <w:ilvl w:val="0"/>
                <w:numId w:val="3"/>
              </w:numPr>
              <w:ind w:left="720" w:hanging="360"/>
              <w:jc w:val="left"/>
              <w:rPr>
                <w:color w:val="434343"/>
                <w:u w:val="none"/>
              </w:rPr>
            </w:pPr>
            <w:r w:rsidDel="00000000" w:rsidR="00000000" w:rsidRPr="00000000">
              <w:rPr>
                <w:color w:val="434343"/>
                <w:rtl w:val="0"/>
              </w:rPr>
              <w:t xml:space="preserve">ExerciseClosing : Clôture de l’exercice en cours (mode import clôt)</w:t>
            </w:r>
          </w:p>
          <w:p w:rsidR="00000000" w:rsidDel="00000000" w:rsidP="00000000" w:rsidRDefault="00000000" w:rsidRPr="00000000" w14:paraId="000009E8">
            <w:pPr>
              <w:widowControl w:val="0"/>
              <w:numPr>
                <w:ilvl w:val="0"/>
                <w:numId w:val="3"/>
              </w:numPr>
              <w:ind w:left="720" w:hanging="360"/>
              <w:jc w:val="left"/>
              <w:rPr>
                <w:color w:val="434343"/>
                <w:u w:val="none"/>
              </w:rPr>
            </w:pPr>
            <w:r w:rsidDel="00000000" w:rsidR="00000000" w:rsidRPr="00000000">
              <w:rPr>
                <w:color w:val="ff0000"/>
                <w:rtl w:val="0"/>
              </w:rPr>
              <w:t xml:space="preserve">RollBack </w:t>
            </w:r>
            <w:r w:rsidDel="00000000" w:rsidR="00000000" w:rsidRPr="00000000">
              <w:rPr>
                <w:color w:val="434343"/>
                <w:rtl w:val="0"/>
              </w:rPr>
              <w:t xml:space="preserve">: Annulation de l’import en cours suite à une erreur d’intégration</w:t>
            </w:r>
          </w:p>
          <w:p w:rsidR="00000000" w:rsidDel="00000000" w:rsidP="00000000" w:rsidRDefault="00000000" w:rsidRPr="00000000" w14:paraId="000009E9">
            <w:pPr>
              <w:widowControl w:val="0"/>
              <w:numPr>
                <w:ilvl w:val="0"/>
                <w:numId w:val="3"/>
              </w:numPr>
              <w:ind w:left="720" w:hanging="360"/>
              <w:jc w:val="left"/>
              <w:rPr>
                <w:color w:val="434343"/>
                <w:u w:val="none"/>
              </w:rPr>
            </w:pPr>
            <w:r w:rsidDel="00000000" w:rsidR="00000000" w:rsidRPr="00000000">
              <w:rPr>
                <w:color w:val="ff0000"/>
                <w:rtl w:val="0"/>
              </w:rPr>
              <w:t xml:space="preserve">IntegrationFailed </w:t>
            </w:r>
            <w:r w:rsidDel="00000000" w:rsidR="00000000" w:rsidRPr="00000000">
              <w:rPr>
                <w:color w:val="434343"/>
                <w:rtl w:val="0"/>
              </w:rPr>
              <w:t xml:space="preserve">: Erreur lors de l’intégration</w:t>
            </w:r>
          </w:p>
          <w:p w:rsidR="00000000" w:rsidDel="00000000" w:rsidP="00000000" w:rsidRDefault="00000000" w:rsidRPr="00000000" w14:paraId="000009EA">
            <w:pPr>
              <w:widowControl w:val="0"/>
              <w:numPr>
                <w:ilvl w:val="0"/>
                <w:numId w:val="3"/>
              </w:numPr>
              <w:ind w:left="720" w:hanging="360"/>
              <w:jc w:val="left"/>
              <w:rPr>
                <w:color w:val="434343"/>
                <w:u w:val="none"/>
              </w:rPr>
            </w:pPr>
            <w:r w:rsidDel="00000000" w:rsidR="00000000" w:rsidRPr="00000000">
              <w:rPr>
                <w:color w:val="38761d"/>
                <w:rtl w:val="0"/>
              </w:rPr>
              <w:t xml:space="preserve">Purged </w:t>
            </w:r>
            <w:r w:rsidDel="00000000" w:rsidR="00000000" w:rsidRPr="00000000">
              <w:rPr>
                <w:color w:val="434343"/>
                <w:rtl w:val="0"/>
              </w:rPr>
              <w:t xml:space="preserve">: Données intermédiaires supprimés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jc w:val="left"/>
              <w:rPr>
                <w:color w:val="434343"/>
              </w:rPr>
            </w:pPr>
            <w:r w:rsidDel="00000000" w:rsidR="00000000" w:rsidRPr="00000000">
              <w:rPr>
                <w:color w:val="434343"/>
                <w:rtl w:val="0"/>
              </w:rPr>
              <w:t xml:space="preserve">OperationType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jc w:val="left"/>
              <w:rPr>
                <w:color w:val="434343"/>
              </w:rPr>
            </w:pPr>
            <w:r w:rsidDel="00000000" w:rsidR="00000000" w:rsidRPr="00000000">
              <w:rPr>
                <w:color w:val="434343"/>
                <w:rtl w:val="0"/>
              </w:rPr>
              <w:t xml:space="preserve">Une des valeurs suivantes [ReplaceAll, KeepExisting]. ReplaceAll supprime toutes écritures existantes sur l’exercice alors que KeepExisting conserve celles-ci.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jc w:val="left"/>
              <w:rPr>
                <w:color w:val="434343"/>
              </w:rPr>
            </w:pPr>
            <w:r w:rsidDel="00000000" w:rsidR="00000000" w:rsidRPr="00000000">
              <w:rPr>
                <w:color w:val="434343"/>
                <w:rtl w:val="0"/>
              </w:rPr>
              <w:t xml:space="preserve">FileType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jc w:val="left"/>
              <w:rPr>
                <w:color w:val="434343"/>
              </w:rPr>
            </w:pPr>
            <w:r w:rsidDel="00000000" w:rsidR="00000000" w:rsidRPr="00000000">
              <w:rPr>
                <w:color w:val="434343"/>
                <w:rtl w:val="0"/>
              </w:rPr>
              <w:t xml:space="preserve">Une des valeurs suivantes [Fec, TemporaryFec, FredImport, OpeningBalance, PeriodicBalanceWithoutAn, PeriodicBalanceWithAn]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jc w:val="left"/>
              <w:rPr>
                <w:color w:val="434343"/>
              </w:rPr>
            </w:pPr>
            <w:r w:rsidDel="00000000" w:rsidR="00000000" w:rsidRPr="00000000">
              <w:rPr>
                <w:color w:val="434343"/>
                <w:rtl w:val="0"/>
              </w:rPr>
              <w:t xml:space="preserve">PostImportProcess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jc w:val="left"/>
              <w:rPr>
                <w:color w:val="434343"/>
              </w:rPr>
            </w:pPr>
            <w:r w:rsidDel="00000000" w:rsidR="00000000" w:rsidRPr="00000000">
              <w:rPr>
                <w:color w:val="434343"/>
                <w:rtl w:val="0"/>
              </w:rPr>
              <w:t xml:space="preserve">Une des valeurs suivantes [None, ShouldValidateEntries, CloseExercise]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jc w:val="left"/>
              <w:rPr>
                <w:color w:val="434343"/>
              </w:rPr>
            </w:pPr>
            <w:r w:rsidDel="00000000" w:rsidR="00000000" w:rsidRPr="00000000">
              <w:rPr>
                <w:color w:val="434343"/>
                <w:rtl w:val="0"/>
              </w:rPr>
              <w:t xml:space="preserve">EntriesCount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jc w:val="left"/>
              <w:rPr>
                <w:color w:val="434343"/>
              </w:rPr>
            </w:pPr>
            <w:r w:rsidDel="00000000" w:rsidR="00000000" w:rsidRPr="00000000">
              <w:rPr>
                <w:color w:val="434343"/>
                <w:rtl w:val="0"/>
              </w:rPr>
              <w:t xml:space="preserve">Nombre d’écritures (renseigné après l’étape d’analyse)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jc w:val="left"/>
              <w:rPr>
                <w:color w:val="434343"/>
              </w:rPr>
            </w:pPr>
            <w:r w:rsidDel="00000000" w:rsidR="00000000" w:rsidRPr="00000000">
              <w:rPr>
                <w:color w:val="434343"/>
                <w:rtl w:val="0"/>
              </w:rPr>
              <w:t xml:space="preserve">EntryLinesCount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jc w:val="left"/>
              <w:rPr>
                <w:color w:val="434343"/>
              </w:rPr>
            </w:pPr>
            <w:r w:rsidDel="00000000" w:rsidR="00000000" w:rsidRPr="00000000">
              <w:rPr>
                <w:color w:val="434343"/>
                <w:rtl w:val="0"/>
              </w:rPr>
              <w:t xml:space="preserve">Nombre de lignes d’écritures (renseigné après l’étape d’analyse)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jc w:val="left"/>
              <w:rPr>
                <w:color w:val="434343"/>
              </w:rPr>
            </w:pPr>
            <w:r w:rsidDel="00000000" w:rsidR="00000000" w:rsidRPr="00000000">
              <w:rPr>
                <w:color w:val="434343"/>
                <w:rtl w:val="0"/>
              </w:rPr>
              <w:t xml:space="preserve">LetteredEntryLinesCount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jc w:val="left"/>
              <w:rPr>
                <w:color w:val="434343"/>
              </w:rPr>
            </w:pPr>
            <w:r w:rsidDel="00000000" w:rsidR="00000000" w:rsidRPr="00000000">
              <w:rPr>
                <w:color w:val="434343"/>
                <w:rtl w:val="0"/>
              </w:rPr>
              <w:t xml:space="preserve">Nombre de lettrage (renseigné après l’étape d’analyse)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jc w:val="left"/>
              <w:rPr>
                <w:color w:val="434343"/>
              </w:rPr>
            </w:pPr>
            <w:r w:rsidDel="00000000" w:rsidR="00000000" w:rsidRPr="00000000">
              <w:rPr>
                <w:color w:val="434343"/>
                <w:rtl w:val="0"/>
              </w:rPr>
              <w:t xml:space="preserve">BeginFileDate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jc w:val="left"/>
              <w:rPr>
                <w:color w:val="434343"/>
              </w:rPr>
            </w:pPr>
            <w:r w:rsidDel="00000000" w:rsidR="00000000" w:rsidRPr="00000000">
              <w:rPr>
                <w:color w:val="434343"/>
                <w:rtl w:val="0"/>
              </w:rPr>
              <w:t xml:space="preserve">Première date d’écriture du FEC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jc w:val="left"/>
              <w:rPr>
                <w:color w:val="434343"/>
              </w:rPr>
            </w:pPr>
            <w:r w:rsidDel="00000000" w:rsidR="00000000" w:rsidRPr="00000000">
              <w:rPr>
                <w:color w:val="434343"/>
                <w:rtl w:val="0"/>
              </w:rPr>
              <w:t xml:space="preserve">EndFileDate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jc w:val="left"/>
              <w:rPr>
                <w:color w:val="434343"/>
              </w:rPr>
            </w:pPr>
            <w:r w:rsidDel="00000000" w:rsidR="00000000" w:rsidRPr="00000000">
              <w:rPr>
                <w:color w:val="434343"/>
                <w:rtl w:val="0"/>
              </w:rPr>
              <w:t xml:space="preserve">Dernière date d’écriture du FEC importé</w:t>
            </w:r>
          </w:p>
        </w:tc>
      </w:tr>
    </w:tbl>
    <w:p w:rsidR="00000000" w:rsidDel="00000000" w:rsidP="00000000" w:rsidRDefault="00000000" w:rsidRPr="00000000" w14:paraId="000009FB">
      <w:pPr>
        <w:pStyle w:val="Heading4"/>
        <w:rPr/>
      </w:pPr>
      <w:bookmarkStart w:colFirst="0" w:colLast="0" w:name="_cfklk93ierw2" w:id="317"/>
      <w:bookmarkEnd w:id="317"/>
      <w:r w:rsidDel="00000000" w:rsidR="00000000" w:rsidRPr="00000000">
        <w:rPr>
          <w:rtl w:val="0"/>
        </w:rPr>
        <w:t xml:space="preserve">Exemple</w:t>
      </w:r>
    </w:p>
    <w:p w:rsidR="00000000" w:rsidDel="00000000" w:rsidP="00000000" w:rsidRDefault="00000000" w:rsidRPr="00000000" w14:paraId="000009FC">
      <w:pPr>
        <w:rPr>
          <w:color w:val="555555"/>
          <w:sz w:val="18"/>
          <w:szCs w:val="18"/>
          <w:shd w:fill="41444e" w:val="clear"/>
        </w:rPr>
      </w:pPr>
      <w:r w:rsidDel="00000000" w:rsidR="00000000" w:rsidRPr="00000000">
        <w:rPr>
          <w:rtl w:val="0"/>
        </w:rPr>
      </w:r>
    </w:p>
    <w:tbl>
      <w:tblPr>
        <w:tblStyle w:val="Table105"/>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9F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"Id": 1245,</w:t>
            </w:r>
          </w:p>
          <w:p w:rsidR="00000000" w:rsidDel="00000000" w:rsidP="00000000" w:rsidRDefault="00000000" w:rsidRPr="00000000" w14:paraId="000009F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"FileName": "FEC20230228.txt",</w:t>
            </w:r>
          </w:p>
          <w:p w:rsidR="00000000" w:rsidDel="00000000" w:rsidP="00000000" w:rsidRDefault="00000000" w:rsidRPr="00000000" w14:paraId="00000A0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"FileType": "Fec",</w:t>
            </w:r>
          </w:p>
          <w:p w:rsidR="00000000" w:rsidDel="00000000" w:rsidP="00000000" w:rsidRDefault="00000000" w:rsidRPr="00000000" w14:paraId="00000A0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"Status": "WaitingUserAction",</w:t>
            </w:r>
          </w:p>
          <w:p w:rsidR="00000000" w:rsidDel="00000000" w:rsidP="00000000" w:rsidRDefault="00000000" w:rsidRPr="00000000" w14:paraId="00000A0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"OperationType": "ReplaceAll",</w:t>
            </w:r>
          </w:p>
          <w:p w:rsidR="00000000" w:rsidDel="00000000" w:rsidP="00000000" w:rsidRDefault="00000000" w:rsidRPr="00000000" w14:paraId="00000A0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"WithAnalytics": true,</w:t>
            </w:r>
          </w:p>
          <w:p w:rsidR="00000000" w:rsidDel="00000000" w:rsidP="00000000" w:rsidRDefault="00000000" w:rsidRPr="00000000" w14:paraId="00000A0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"ExerciseId": 4571,</w:t>
            </w:r>
          </w:p>
          <w:p w:rsidR="00000000" w:rsidDel="00000000" w:rsidP="00000000" w:rsidRDefault="00000000" w:rsidRPr="00000000" w14:paraId="00000A0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"EnterpriseId": 124,</w:t>
            </w:r>
          </w:p>
          <w:p w:rsidR="00000000" w:rsidDel="00000000" w:rsidP="00000000" w:rsidRDefault="00000000" w:rsidRPr="00000000" w14:paraId="00000A0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"EntriesCount": 120,</w:t>
            </w:r>
          </w:p>
          <w:p w:rsidR="00000000" w:rsidDel="00000000" w:rsidP="00000000" w:rsidRDefault="00000000" w:rsidRPr="00000000" w14:paraId="00000A0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"LetteredEntryLinesCount": 54,</w:t>
            </w:r>
          </w:p>
          <w:p w:rsidR="00000000" w:rsidDel="00000000" w:rsidP="00000000" w:rsidRDefault="00000000" w:rsidRPr="00000000" w14:paraId="00000A0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"EntryLinesCount": 350,</w:t>
            </w:r>
          </w:p>
          <w:p w:rsidR="00000000" w:rsidDel="00000000" w:rsidP="00000000" w:rsidRDefault="00000000" w:rsidRPr="00000000" w14:paraId="00000A0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"BeginFileDate": "2023-01-01",</w:t>
            </w:r>
          </w:p>
          <w:p w:rsidR="00000000" w:rsidDel="00000000" w:rsidP="00000000" w:rsidRDefault="00000000" w:rsidRPr="00000000" w14:paraId="00000A0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"EndFileDate": "2023-04-25"</w:t>
            </w:r>
          </w:p>
          <w:p w:rsidR="00000000" w:rsidDel="00000000" w:rsidP="00000000" w:rsidRDefault="00000000" w:rsidRPr="00000000" w14:paraId="00000A0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0C">
            <w:pPr>
              <w:widowControl w:val="0"/>
              <w:spacing w:line="276" w:lineRule="auto"/>
              <w:jc w:val="left"/>
              <w:rPr>
                <w:color w:val="ffffff"/>
                <w:sz w:val="18"/>
                <w:szCs w:val="18"/>
                <w:shd w:fill="41444e" w:val="clear"/>
              </w:rPr>
            </w:pPr>
            <w:r w:rsidDel="00000000" w:rsidR="00000000" w:rsidRPr="00000000">
              <w:rPr>
                <w:rtl w:val="0"/>
              </w:rPr>
            </w:r>
          </w:p>
        </w:tc>
      </w:tr>
    </w:tbl>
    <w:p w:rsidR="00000000" w:rsidDel="00000000" w:rsidP="00000000" w:rsidRDefault="00000000" w:rsidRPr="00000000" w14:paraId="00000A0D">
      <w:pPr>
        <w:pStyle w:val="Heading3"/>
        <w:rPr/>
      </w:pPr>
      <w:bookmarkStart w:colFirst="0" w:colLast="0" w:name="_px021t3osby5" w:id="318"/>
      <w:bookmarkEnd w:id="318"/>
      <w:r w:rsidDel="00000000" w:rsidR="00000000" w:rsidRPr="00000000">
        <w:rPr>
          <w:rtl w:val="0"/>
        </w:rPr>
        <w:t xml:space="preserve">Lecture des problèmes d’une opération d’import FEC (statut WaitingUserAction)</w:t>
      </w:r>
    </w:p>
    <w:p w:rsidR="00000000" w:rsidDel="00000000" w:rsidP="00000000" w:rsidRDefault="00000000" w:rsidRPr="00000000" w14:paraId="00000A0E">
      <w:pPr>
        <w:pStyle w:val="Subtitle"/>
        <w:rPr/>
      </w:pPr>
      <w:bookmarkStart w:colFirst="0" w:colLast="0" w:name="_56k3yst9n6" w:id="319"/>
      <w:bookmarkEnd w:id="319"/>
      <w:r w:rsidDel="00000000" w:rsidR="00000000" w:rsidRPr="00000000">
        <w:rPr>
          <w:rtl w:val="0"/>
        </w:rPr>
        <w:t xml:space="preserve">URL</w:t>
      </w:r>
    </w:p>
    <w:p w:rsidR="00000000" w:rsidDel="00000000" w:rsidP="00000000" w:rsidRDefault="00000000" w:rsidRPr="00000000" w14:paraId="00000A0F">
      <w:pPr>
        <w:rPr>
          <w:color w:val="4744e3"/>
          <w:u w:val="single"/>
        </w:rPr>
      </w:pPr>
      <w:r w:rsidDel="00000000" w:rsidR="00000000" w:rsidRPr="00000000">
        <w:rPr>
          <w:color w:val="4744e3"/>
          <w:u w:val="single"/>
          <w:rtl w:val="0"/>
        </w:rPr>
        <w:t xml:space="preserve">{{URLBase}}/api/app/enterprises/{dossierId}/operations/{id}/issues</w:t>
      </w:r>
    </w:p>
    <w:p w:rsidR="00000000" w:rsidDel="00000000" w:rsidP="00000000" w:rsidRDefault="00000000" w:rsidRPr="00000000" w14:paraId="00000A10">
      <w:pPr>
        <w:pStyle w:val="Subtitle"/>
        <w:rPr/>
      </w:pPr>
      <w:bookmarkStart w:colFirst="0" w:colLast="0" w:name="_42mdgpfnch1g" w:id="320"/>
      <w:bookmarkEnd w:id="320"/>
      <w:r w:rsidDel="00000000" w:rsidR="00000000" w:rsidRPr="00000000">
        <w:rPr>
          <w:rtl w:val="0"/>
        </w:rPr>
        <w:t xml:space="preserve">Method</w:t>
      </w:r>
    </w:p>
    <w:p w:rsidR="00000000" w:rsidDel="00000000" w:rsidP="00000000" w:rsidRDefault="00000000" w:rsidRPr="00000000" w14:paraId="00000A11">
      <w:pPr>
        <w:rPr/>
      </w:pPr>
      <w:r w:rsidDel="00000000" w:rsidR="00000000" w:rsidRPr="00000000">
        <w:rPr>
          <w:rtl w:val="0"/>
        </w:rPr>
        <w:t xml:space="preserve">GET</w:t>
      </w:r>
    </w:p>
    <w:p w:rsidR="00000000" w:rsidDel="00000000" w:rsidP="00000000" w:rsidRDefault="00000000" w:rsidRPr="00000000" w14:paraId="00000A12">
      <w:pPr>
        <w:pStyle w:val="Subtitle"/>
        <w:rPr/>
      </w:pPr>
      <w:bookmarkStart w:colFirst="0" w:colLast="0" w:name="_dngty6fty9n3" w:id="321"/>
      <w:bookmarkEnd w:id="321"/>
      <w:r w:rsidDel="00000000" w:rsidR="00000000" w:rsidRPr="00000000">
        <w:rPr>
          <w:rtl w:val="0"/>
        </w:rPr>
        <w:t xml:space="preserve">Paramètres (path)</w:t>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1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1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A19">
      <w:pPr>
        <w:rPr>
          <w:color w:val="434343"/>
        </w:rPr>
      </w:pPr>
      <w:r w:rsidDel="00000000" w:rsidR="00000000" w:rsidRPr="00000000">
        <w:rPr>
          <w:rtl w:val="0"/>
        </w:rPr>
      </w:r>
    </w:p>
    <w:p w:rsidR="00000000" w:rsidDel="00000000" w:rsidP="00000000" w:rsidRDefault="00000000" w:rsidRPr="00000000" w14:paraId="00000A1A">
      <w:pPr>
        <w:pStyle w:val="Heading4"/>
        <w:rPr/>
      </w:pPr>
      <w:bookmarkStart w:colFirst="0" w:colLast="0" w:name="_bz40yfrp1cy6" w:id="322"/>
      <w:bookmarkEnd w:id="322"/>
      <w:r w:rsidDel="00000000" w:rsidR="00000000" w:rsidRPr="00000000">
        <w:rPr>
          <w:rtl w:val="0"/>
        </w:rPr>
        <w:t xml:space="preserve">Réponse</w:t>
      </w:r>
    </w:p>
    <w:p w:rsidR="00000000" w:rsidDel="00000000" w:rsidP="00000000" w:rsidRDefault="00000000" w:rsidRPr="00000000" w14:paraId="00000A1B">
      <w:pPr>
        <w:pStyle w:val="Subtitle"/>
        <w:rPr/>
      </w:pPr>
      <w:bookmarkStart w:colFirst="0" w:colLast="0" w:name="_uogdzx7qlzpg" w:id="323"/>
      <w:bookmarkEnd w:id="323"/>
      <w:r w:rsidDel="00000000" w:rsidR="00000000" w:rsidRPr="00000000">
        <w:rPr>
          <w:rtl w:val="0"/>
        </w:rPr>
        <w:t xml:space="preserve">Content-type</w:t>
      </w:r>
    </w:p>
    <w:p w:rsidR="00000000" w:rsidDel="00000000" w:rsidP="00000000" w:rsidRDefault="00000000" w:rsidRPr="00000000" w14:paraId="00000A1C">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A1D">
      <w:pPr>
        <w:pStyle w:val="Subtitle"/>
        <w:rPr/>
      </w:pPr>
      <w:bookmarkStart w:colFirst="0" w:colLast="0" w:name="_kymk18xrjxby" w:id="324"/>
      <w:bookmarkEnd w:id="324"/>
      <w:r w:rsidDel="00000000" w:rsidR="00000000" w:rsidRPr="00000000">
        <w:rPr>
          <w:rtl w:val="0"/>
        </w:rPr>
        <w:t xml:space="preserve">Response Body</w:t>
      </w:r>
    </w:p>
    <w:p w:rsidR="00000000" w:rsidDel="00000000" w:rsidP="00000000" w:rsidRDefault="00000000" w:rsidRPr="00000000" w14:paraId="00000A1E">
      <w:pPr>
        <w:rPr>
          <w:color w:val="434343"/>
        </w:rPr>
      </w:pPr>
      <w:r w:rsidDel="00000000" w:rsidR="00000000" w:rsidRPr="00000000">
        <w:rPr>
          <w:rtl w:val="0"/>
        </w:rPr>
      </w:r>
    </w:p>
    <w:tbl>
      <w:tblPr>
        <w:tblStyle w:val="Table10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1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2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jc w:val="left"/>
              <w:rPr>
                <w:color w:val="434343"/>
              </w:rPr>
            </w:pPr>
            <w:r w:rsidDel="00000000" w:rsidR="00000000" w:rsidRPr="00000000">
              <w:rPr>
                <w:color w:val="434343"/>
                <w:rtl w:val="0"/>
              </w:rPr>
              <w:t xml:space="preserve">Tableau de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jc w:val="left"/>
              <w:rPr>
                <w:color w:val="434343"/>
              </w:rPr>
            </w:pPr>
            <w:r w:rsidDel="00000000" w:rsidR="00000000" w:rsidRPr="00000000">
              <w:rPr>
                <w:color w:val="434343"/>
                <w:rtl w:val="0"/>
              </w:rPr>
              <w:t xml:space="preserve">Id de l’opération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jc w:val="left"/>
              <w:rPr>
                <w:color w:val="434343"/>
              </w:rPr>
            </w:pPr>
            <w:r w:rsidDel="00000000" w:rsidR="00000000" w:rsidRPr="00000000">
              <w:rPr>
                <w:color w:val="434343"/>
                <w:rtl w:val="0"/>
              </w:rPr>
              <w:t xml:space="preserve">Message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jc w:val="left"/>
              <w:rPr>
                <w:color w:val="434343"/>
              </w:rPr>
            </w:pPr>
            <w:r w:rsidDel="00000000" w:rsidR="00000000" w:rsidRPr="00000000">
              <w:rPr>
                <w:color w:val="434343"/>
                <w:rtl w:val="0"/>
              </w:rPr>
              <w:t xml:space="preserve">Description du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jc w:val="left"/>
              <w:rPr>
                <w:color w:val="434343"/>
              </w:rPr>
            </w:pPr>
            <w:r w:rsidDel="00000000" w:rsidR="00000000" w:rsidRPr="00000000">
              <w:rPr>
                <w:color w:val="434343"/>
                <w:rtl w:val="0"/>
              </w:rPr>
              <w:t xml:space="preserve">IssueCode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jc w:val="left"/>
              <w:rPr>
                <w:color w:val="434343"/>
              </w:rPr>
            </w:pPr>
            <w:r w:rsidDel="00000000" w:rsidR="00000000" w:rsidRPr="00000000">
              <w:rPr>
                <w:color w:val="434343"/>
                <w:rtl w:val="0"/>
              </w:rPr>
              <w:t xml:space="preserve">Code du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jc w:val="left"/>
              <w:rPr>
                <w:color w:val="434343"/>
              </w:rPr>
            </w:pPr>
            <w:r w:rsidDel="00000000" w:rsidR="00000000" w:rsidRPr="00000000">
              <w:rPr>
                <w:color w:val="434343"/>
                <w:rtl w:val="0"/>
              </w:rPr>
              <w:t xml:space="preserve">NumberIssue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jc w:val="left"/>
              <w:rPr>
                <w:color w:val="434343"/>
              </w:rPr>
            </w:pPr>
            <w:r w:rsidDel="00000000" w:rsidR="00000000" w:rsidRPr="00000000">
              <w:rPr>
                <w:color w:val="434343"/>
                <w:rtl w:val="0"/>
              </w:rPr>
              <w:t xml:space="preserve">Nombre de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jc w:val="left"/>
              <w:rPr>
                <w:color w:val="434343"/>
              </w:rPr>
            </w:pPr>
            <w:r w:rsidDel="00000000" w:rsidR="00000000" w:rsidRPr="00000000">
              <w:rPr>
                <w:color w:val="434343"/>
                <w:rtl w:val="0"/>
              </w:rPr>
              <w:t xml:space="preserve">Solved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jc w:val="left"/>
              <w:rPr>
                <w:color w:val="434343"/>
              </w:rPr>
            </w:pPr>
            <w:r w:rsidDel="00000000" w:rsidR="00000000" w:rsidRPr="00000000">
              <w:rPr>
                <w:color w:val="434343"/>
                <w:rtl w:val="0"/>
              </w:rPr>
              <w:t xml:space="preserve">Indique si le problème est résolu</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jc w:val="left"/>
              <w:rPr>
                <w:color w:val="434343"/>
              </w:rPr>
            </w:pPr>
            <w:r w:rsidDel="00000000" w:rsidR="00000000" w:rsidRPr="00000000">
              <w:rPr>
                <w:color w:val="434343"/>
                <w:rtl w:val="0"/>
              </w:rPr>
              <w:t xml:space="preserve">Lines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jc w:val="left"/>
              <w:rPr>
                <w:color w:val="434343"/>
              </w:rPr>
            </w:pPr>
            <w:r w:rsidDel="00000000" w:rsidR="00000000" w:rsidRPr="00000000">
              <w:rPr>
                <w:color w:val="434343"/>
                <w:rtl w:val="0"/>
              </w:rPr>
              <w:t xml:space="preserve">Liste des lignes ayant ce problème</w:t>
            </w:r>
          </w:p>
        </w:tc>
      </w:tr>
    </w:tbl>
    <w:p w:rsidR="00000000" w:rsidDel="00000000" w:rsidP="00000000" w:rsidRDefault="00000000" w:rsidRPr="00000000" w14:paraId="00000A2F">
      <w:pPr>
        <w:pStyle w:val="Heading4"/>
        <w:rPr/>
      </w:pPr>
      <w:bookmarkStart w:colFirst="0" w:colLast="0" w:name="_2it1bbb26lq9" w:id="325"/>
      <w:bookmarkEnd w:id="325"/>
      <w:r w:rsidDel="00000000" w:rsidR="00000000" w:rsidRPr="00000000">
        <w:rPr>
          <w:rtl w:val="0"/>
        </w:rPr>
        <w:t xml:space="preserve">Exemple</w:t>
      </w:r>
    </w:p>
    <w:p w:rsidR="00000000" w:rsidDel="00000000" w:rsidP="00000000" w:rsidRDefault="00000000" w:rsidRPr="00000000" w14:paraId="00000A30">
      <w:pPr>
        <w:rPr>
          <w:color w:val="555555"/>
          <w:sz w:val="18"/>
          <w:szCs w:val="18"/>
          <w:shd w:fill="41444e" w:val="clear"/>
        </w:rPr>
      </w:pPr>
      <w:r w:rsidDel="00000000" w:rsidR="00000000" w:rsidRPr="00000000">
        <w:rPr>
          <w:rtl w:val="0"/>
        </w:rPr>
      </w:r>
    </w:p>
    <w:tbl>
      <w:tblPr>
        <w:tblStyle w:val="Table108"/>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3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3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"Message": "Écritures avec plusieurs références de pièces. Action : utiliser la première référence pour</w:t>
              <w:tab/>
              <w:t xml:space="preserve">toutes les écritures.",</w:t>
            </w:r>
          </w:p>
          <w:p w:rsidR="00000000" w:rsidDel="00000000" w:rsidP="00000000" w:rsidRDefault="00000000" w:rsidRPr="00000000" w14:paraId="00000A3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"IssueCode": "HasSeveralPieceRef",</w:t>
            </w:r>
          </w:p>
          <w:p w:rsidR="00000000" w:rsidDel="00000000" w:rsidP="00000000" w:rsidRDefault="00000000" w:rsidRPr="00000000" w14:paraId="00000A3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"OperationId": 35754,</w:t>
            </w:r>
          </w:p>
          <w:p w:rsidR="00000000" w:rsidDel="00000000" w:rsidP="00000000" w:rsidRDefault="00000000" w:rsidRPr="00000000" w14:paraId="00000A3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"NumberIssue": 2,</w:t>
            </w:r>
          </w:p>
          <w:p w:rsidR="00000000" w:rsidDel="00000000" w:rsidP="00000000" w:rsidRDefault="00000000" w:rsidRPr="00000000" w14:paraId="00000A3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"Solved": false,</w:t>
            </w:r>
          </w:p>
          <w:p w:rsidR="00000000" w:rsidDel="00000000" w:rsidP="00000000" w:rsidRDefault="00000000" w:rsidRPr="00000000" w14:paraId="00000A3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"Lines": [</w:t>
            </w:r>
          </w:p>
          <w:p w:rsidR="00000000" w:rsidDel="00000000" w:rsidP="00000000" w:rsidRDefault="00000000" w:rsidRPr="00000000" w14:paraId="00000A3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3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18844595,</w:t>
            </w:r>
          </w:p>
          <w:p w:rsidR="00000000" w:rsidDel="00000000" w:rsidP="00000000" w:rsidRDefault="00000000" w:rsidRPr="00000000" w14:paraId="00000A3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"Identifier": "VT-13385",</w:t>
            </w:r>
          </w:p>
          <w:p w:rsidR="00000000" w:rsidDel="00000000" w:rsidP="00000000" w:rsidRDefault="00000000" w:rsidRPr="00000000" w14:paraId="00000A3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"Type": "BookEntryNum",</w:t>
            </w:r>
          </w:p>
          <w:p w:rsidR="00000000" w:rsidDel="00000000" w:rsidP="00000000" w:rsidRDefault="00000000" w:rsidRPr="00000000" w14:paraId="00000A3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"Message": "Ecriture VT-13385",</w:t>
            </w:r>
          </w:p>
          <w:p w:rsidR="00000000" w:rsidDel="00000000" w:rsidP="00000000" w:rsidRDefault="00000000" w:rsidRPr="00000000" w14:paraId="00000A3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"IssueCode": "HasSeveralPieceRef",</w:t>
            </w:r>
          </w:p>
          <w:p w:rsidR="00000000" w:rsidDel="00000000" w:rsidP="00000000" w:rsidRDefault="00000000" w:rsidRPr="00000000" w14:paraId="00000A3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"Solved": false</w:t>
            </w:r>
          </w:p>
          <w:p w:rsidR="00000000" w:rsidDel="00000000" w:rsidP="00000000" w:rsidRDefault="00000000" w:rsidRPr="00000000" w14:paraId="00000A4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4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4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18844594,</w:t>
            </w:r>
          </w:p>
          <w:p w:rsidR="00000000" w:rsidDel="00000000" w:rsidP="00000000" w:rsidRDefault="00000000" w:rsidRPr="00000000" w14:paraId="00000A4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"Identifier": "VT-8574",</w:t>
            </w:r>
          </w:p>
          <w:p w:rsidR="00000000" w:rsidDel="00000000" w:rsidP="00000000" w:rsidRDefault="00000000" w:rsidRPr="00000000" w14:paraId="00000A4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"Type": "BookEntryNum",</w:t>
            </w:r>
          </w:p>
          <w:p w:rsidR="00000000" w:rsidDel="00000000" w:rsidP="00000000" w:rsidRDefault="00000000" w:rsidRPr="00000000" w14:paraId="00000A4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"Message": "Ecriture VT-8574",</w:t>
            </w:r>
          </w:p>
          <w:p w:rsidR="00000000" w:rsidDel="00000000" w:rsidP="00000000" w:rsidRDefault="00000000" w:rsidRPr="00000000" w14:paraId="00000A4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"IssueCode": "HasSeveralPieceRef",</w:t>
            </w:r>
          </w:p>
          <w:p w:rsidR="00000000" w:rsidDel="00000000" w:rsidP="00000000" w:rsidRDefault="00000000" w:rsidRPr="00000000" w14:paraId="00000A4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"Solved": false</w:t>
            </w:r>
          </w:p>
          <w:p w:rsidR="00000000" w:rsidDel="00000000" w:rsidP="00000000" w:rsidRDefault="00000000" w:rsidRPr="00000000" w14:paraId="00000A4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4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4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4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4C">
            <w:pPr>
              <w:widowControl w:val="0"/>
              <w:spacing w:line="276" w:lineRule="auto"/>
              <w:jc w:val="left"/>
              <w:rPr>
                <w:color w:val="ffffff"/>
                <w:sz w:val="18"/>
                <w:szCs w:val="18"/>
                <w:shd w:fill="41444e" w:val="clear"/>
              </w:rPr>
            </w:pPr>
            <w:r w:rsidDel="00000000" w:rsidR="00000000" w:rsidRPr="00000000">
              <w:rPr>
                <w:rtl w:val="0"/>
              </w:rPr>
            </w:r>
          </w:p>
        </w:tc>
      </w:tr>
    </w:tbl>
    <w:p w:rsidR="00000000" w:rsidDel="00000000" w:rsidP="00000000" w:rsidRDefault="00000000" w:rsidRPr="00000000" w14:paraId="00000A4D">
      <w:pPr>
        <w:pStyle w:val="Heading3"/>
        <w:rPr/>
      </w:pPr>
      <w:bookmarkStart w:colFirst="0" w:colLast="0" w:name="_u6w1b3brbsn7" w:id="326"/>
      <w:bookmarkEnd w:id="326"/>
      <w:r w:rsidDel="00000000" w:rsidR="00000000" w:rsidRPr="00000000">
        <w:rPr>
          <w:rtl w:val="0"/>
        </w:rPr>
        <w:t xml:space="preserve">Résolution des problèmes d’une opération d’import FEC (statut WaitingUserAction)</w:t>
      </w:r>
    </w:p>
    <w:p w:rsidR="00000000" w:rsidDel="00000000" w:rsidP="00000000" w:rsidRDefault="00000000" w:rsidRPr="00000000" w14:paraId="00000A4E">
      <w:pPr>
        <w:pStyle w:val="Subtitle"/>
        <w:rPr/>
      </w:pPr>
      <w:bookmarkStart w:colFirst="0" w:colLast="0" w:name="_onspm4ntrx4h" w:id="327"/>
      <w:bookmarkEnd w:id="327"/>
      <w:r w:rsidDel="00000000" w:rsidR="00000000" w:rsidRPr="00000000">
        <w:rPr>
          <w:rtl w:val="0"/>
        </w:rPr>
        <w:t xml:space="preserve">URL</w:t>
      </w:r>
    </w:p>
    <w:p w:rsidR="00000000" w:rsidDel="00000000" w:rsidP="00000000" w:rsidRDefault="00000000" w:rsidRPr="00000000" w14:paraId="00000A4F">
      <w:pPr>
        <w:rPr>
          <w:color w:val="4744e3"/>
          <w:u w:val="single"/>
        </w:rPr>
      </w:pPr>
      <w:r w:rsidDel="00000000" w:rsidR="00000000" w:rsidRPr="00000000">
        <w:rPr>
          <w:color w:val="4744e3"/>
          <w:u w:val="single"/>
          <w:rtl w:val="0"/>
        </w:rPr>
        <w:t xml:space="preserve">{{URLBase}}/api/app/enterprises/{dossierId}/operations/{id}/issues/resolve-all</w:t>
      </w:r>
    </w:p>
    <w:p w:rsidR="00000000" w:rsidDel="00000000" w:rsidP="00000000" w:rsidRDefault="00000000" w:rsidRPr="00000000" w14:paraId="00000A50">
      <w:pPr>
        <w:pStyle w:val="Subtitle"/>
        <w:rPr/>
      </w:pPr>
      <w:bookmarkStart w:colFirst="0" w:colLast="0" w:name="_hmzk91g1twd" w:id="328"/>
      <w:bookmarkEnd w:id="328"/>
      <w:r w:rsidDel="00000000" w:rsidR="00000000" w:rsidRPr="00000000">
        <w:rPr>
          <w:rtl w:val="0"/>
        </w:rPr>
        <w:t xml:space="preserve">Method</w:t>
      </w:r>
    </w:p>
    <w:p w:rsidR="00000000" w:rsidDel="00000000" w:rsidP="00000000" w:rsidRDefault="00000000" w:rsidRPr="00000000" w14:paraId="00000A51">
      <w:pPr>
        <w:rPr/>
      </w:pPr>
      <w:r w:rsidDel="00000000" w:rsidR="00000000" w:rsidRPr="00000000">
        <w:rPr>
          <w:rtl w:val="0"/>
        </w:rPr>
        <w:t xml:space="preserve">POST</w:t>
      </w:r>
    </w:p>
    <w:p w:rsidR="00000000" w:rsidDel="00000000" w:rsidP="00000000" w:rsidRDefault="00000000" w:rsidRPr="00000000" w14:paraId="00000A52">
      <w:pPr>
        <w:pStyle w:val="Subtitle"/>
        <w:rPr/>
      </w:pPr>
      <w:bookmarkStart w:colFirst="0" w:colLast="0" w:name="_lh8t8jk2s8jj" w:id="329"/>
      <w:bookmarkEnd w:id="329"/>
      <w:r w:rsidDel="00000000" w:rsidR="00000000" w:rsidRPr="00000000">
        <w:rPr>
          <w:rtl w:val="0"/>
        </w:rPr>
        <w:t xml:space="preserve">Paramètres (path)</w:t>
      </w:r>
    </w:p>
    <w:tbl>
      <w:tblPr>
        <w:tblStyle w:val="Table10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5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5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A59">
      <w:pPr>
        <w:rPr>
          <w:color w:val="434343"/>
        </w:rPr>
      </w:pPr>
      <w:r w:rsidDel="00000000" w:rsidR="00000000" w:rsidRPr="00000000">
        <w:rPr>
          <w:rtl w:val="0"/>
        </w:rPr>
      </w:r>
    </w:p>
    <w:p w:rsidR="00000000" w:rsidDel="00000000" w:rsidP="00000000" w:rsidRDefault="00000000" w:rsidRPr="00000000" w14:paraId="00000A5A">
      <w:pPr>
        <w:pStyle w:val="Heading4"/>
        <w:rPr/>
      </w:pPr>
      <w:bookmarkStart w:colFirst="0" w:colLast="0" w:name="_nhjl0zx0gjjf" w:id="330"/>
      <w:bookmarkEnd w:id="330"/>
      <w:r w:rsidDel="00000000" w:rsidR="00000000" w:rsidRPr="00000000">
        <w:rPr>
          <w:rtl w:val="0"/>
        </w:rPr>
        <w:t xml:space="preserve">Réponse</w:t>
      </w:r>
    </w:p>
    <w:p w:rsidR="00000000" w:rsidDel="00000000" w:rsidP="00000000" w:rsidRDefault="00000000" w:rsidRPr="00000000" w14:paraId="00000A5B">
      <w:pPr>
        <w:pStyle w:val="Subtitle"/>
        <w:rPr/>
      </w:pPr>
      <w:bookmarkStart w:colFirst="0" w:colLast="0" w:name="_zaod5ptphch0" w:id="331"/>
      <w:bookmarkEnd w:id="331"/>
      <w:r w:rsidDel="00000000" w:rsidR="00000000" w:rsidRPr="00000000">
        <w:rPr>
          <w:rtl w:val="0"/>
        </w:rPr>
        <w:t xml:space="preserve">Content-type</w:t>
      </w:r>
    </w:p>
    <w:p w:rsidR="00000000" w:rsidDel="00000000" w:rsidP="00000000" w:rsidRDefault="00000000" w:rsidRPr="00000000" w14:paraId="00000A5C">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A5D">
      <w:pPr>
        <w:pStyle w:val="Subtitle"/>
        <w:rPr/>
      </w:pPr>
      <w:bookmarkStart w:colFirst="0" w:colLast="0" w:name="_lmmxpfsziobo" w:id="332"/>
      <w:bookmarkEnd w:id="332"/>
      <w:r w:rsidDel="00000000" w:rsidR="00000000" w:rsidRPr="00000000">
        <w:rPr>
          <w:rtl w:val="0"/>
        </w:rPr>
        <w:t xml:space="preserve">Response Body</w:t>
      </w:r>
    </w:p>
    <w:p w:rsidR="00000000" w:rsidDel="00000000" w:rsidP="00000000" w:rsidRDefault="00000000" w:rsidRPr="00000000" w14:paraId="00000A5E">
      <w:pPr>
        <w:rPr>
          <w:color w:val="434343"/>
        </w:rPr>
      </w:pPr>
      <w:r w:rsidDel="00000000" w:rsidR="00000000" w:rsidRPr="00000000">
        <w:rPr>
          <w:rtl w:val="0"/>
        </w:rPr>
      </w:r>
    </w:p>
    <w:tbl>
      <w:tblPr>
        <w:tblStyle w:val="Table1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5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6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jc w:val="left"/>
              <w:rPr>
                <w:color w:val="434343"/>
              </w:rPr>
            </w:pPr>
            <w:r w:rsidDel="00000000" w:rsidR="00000000" w:rsidRPr="00000000">
              <w:rPr>
                <w:color w:val="434343"/>
                <w:rtl w:val="0"/>
              </w:rPr>
              <w:t xml:space="preserve">Tableau de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jc w:val="left"/>
              <w:rPr>
                <w:color w:val="434343"/>
              </w:rPr>
            </w:pPr>
            <w:r w:rsidDel="00000000" w:rsidR="00000000" w:rsidRPr="00000000">
              <w:rPr>
                <w:color w:val="434343"/>
                <w:rtl w:val="0"/>
              </w:rPr>
              <w:t xml:space="preserve">Id de l’opération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jc w:val="left"/>
              <w:rPr>
                <w:color w:val="434343"/>
              </w:rPr>
            </w:pPr>
            <w:r w:rsidDel="00000000" w:rsidR="00000000" w:rsidRPr="00000000">
              <w:rPr>
                <w:color w:val="434343"/>
                <w:rtl w:val="0"/>
              </w:rPr>
              <w:t xml:space="preserve">Message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jc w:val="left"/>
              <w:rPr>
                <w:color w:val="434343"/>
              </w:rPr>
            </w:pPr>
            <w:r w:rsidDel="00000000" w:rsidR="00000000" w:rsidRPr="00000000">
              <w:rPr>
                <w:color w:val="434343"/>
                <w:rtl w:val="0"/>
              </w:rPr>
              <w:t xml:space="preserve">Description du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jc w:val="left"/>
              <w:rPr>
                <w:color w:val="434343"/>
              </w:rPr>
            </w:pPr>
            <w:r w:rsidDel="00000000" w:rsidR="00000000" w:rsidRPr="00000000">
              <w:rPr>
                <w:color w:val="434343"/>
                <w:rtl w:val="0"/>
              </w:rPr>
              <w:t xml:space="preserve">IssueCode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jc w:val="left"/>
              <w:rPr>
                <w:color w:val="434343"/>
              </w:rPr>
            </w:pPr>
            <w:r w:rsidDel="00000000" w:rsidR="00000000" w:rsidRPr="00000000">
              <w:rPr>
                <w:color w:val="434343"/>
                <w:rtl w:val="0"/>
              </w:rPr>
              <w:t xml:space="preserve">Code du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jc w:val="left"/>
              <w:rPr>
                <w:color w:val="434343"/>
              </w:rPr>
            </w:pPr>
            <w:r w:rsidDel="00000000" w:rsidR="00000000" w:rsidRPr="00000000">
              <w:rPr>
                <w:color w:val="434343"/>
                <w:rtl w:val="0"/>
              </w:rPr>
              <w:t xml:space="preserve">NumberIssue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jc w:val="left"/>
              <w:rPr>
                <w:color w:val="434343"/>
              </w:rPr>
            </w:pPr>
            <w:r w:rsidDel="00000000" w:rsidR="00000000" w:rsidRPr="00000000">
              <w:rPr>
                <w:color w:val="434343"/>
                <w:rtl w:val="0"/>
              </w:rPr>
              <w:t xml:space="preserve">Nombre de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jc w:val="left"/>
              <w:rPr>
                <w:color w:val="434343"/>
              </w:rPr>
            </w:pPr>
            <w:r w:rsidDel="00000000" w:rsidR="00000000" w:rsidRPr="00000000">
              <w:rPr>
                <w:color w:val="434343"/>
                <w:rtl w:val="0"/>
              </w:rPr>
              <w:t xml:space="preserve">Solved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jc w:val="left"/>
              <w:rPr>
                <w:color w:val="434343"/>
              </w:rPr>
            </w:pPr>
            <w:r w:rsidDel="00000000" w:rsidR="00000000" w:rsidRPr="00000000">
              <w:rPr>
                <w:color w:val="434343"/>
                <w:rtl w:val="0"/>
              </w:rPr>
              <w:t xml:space="preserve">Indique si le problème est résolu</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jc w:val="left"/>
              <w:rPr>
                <w:color w:val="434343"/>
              </w:rPr>
            </w:pPr>
            <w:r w:rsidDel="00000000" w:rsidR="00000000" w:rsidRPr="00000000">
              <w:rPr>
                <w:color w:val="434343"/>
                <w:rtl w:val="0"/>
              </w:rPr>
              <w:t xml:space="preserve">Lines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jc w:val="left"/>
              <w:rPr>
                <w:color w:val="434343"/>
              </w:rPr>
            </w:pPr>
            <w:r w:rsidDel="00000000" w:rsidR="00000000" w:rsidRPr="00000000">
              <w:rPr>
                <w:color w:val="434343"/>
                <w:rtl w:val="0"/>
              </w:rPr>
              <w:t xml:space="preserve">Liste des lignes ayant ce problème</w:t>
            </w:r>
          </w:p>
        </w:tc>
      </w:tr>
    </w:tbl>
    <w:p w:rsidR="00000000" w:rsidDel="00000000" w:rsidP="00000000" w:rsidRDefault="00000000" w:rsidRPr="00000000" w14:paraId="00000A6F">
      <w:pPr>
        <w:pStyle w:val="Heading4"/>
        <w:rPr/>
      </w:pPr>
      <w:bookmarkStart w:colFirst="0" w:colLast="0" w:name="_8y4plnl5nqk7" w:id="333"/>
      <w:bookmarkEnd w:id="333"/>
      <w:r w:rsidDel="00000000" w:rsidR="00000000" w:rsidRPr="00000000">
        <w:rPr>
          <w:rtl w:val="0"/>
        </w:rPr>
        <w:t xml:space="preserve">Exemple</w:t>
      </w:r>
    </w:p>
    <w:p w:rsidR="00000000" w:rsidDel="00000000" w:rsidP="00000000" w:rsidRDefault="00000000" w:rsidRPr="00000000" w14:paraId="00000A70">
      <w:pPr>
        <w:rPr>
          <w:color w:val="555555"/>
          <w:sz w:val="18"/>
          <w:szCs w:val="18"/>
          <w:shd w:fill="41444e" w:val="clear"/>
        </w:rPr>
      </w:pPr>
      <w:r w:rsidDel="00000000" w:rsidR="00000000" w:rsidRPr="00000000">
        <w:rPr>
          <w:rtl w:val="0"/>
        </w:rPr>
      </w:r>
    </w:p>
    <w:tbl>
      <w:tblPr>
        <w:tblStyle w:val="Table111"/>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7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7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"Message": "Écritures avec plusieurs références de pièces. Action : utiliser la première référence pour</w:t>
              <w:tab/>
              <w:t xml:space="preserve">toutes les écritures.",</w:t>
            </w:r>
          </w:p>
          <w:p w:rsidR="00000000" w:rsidDel="00000000" w:rsidP="00000000" w:rsidRDefault="00000000" w:rsidRPr="00000000" w14:paraId="00000A7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"IssueCode": "HasSeveralPieceRef",</w:t>
            </w:r>
          </w:p>
          <w:p w:rsidR="00000000" w:rsidDel="00000000" w:rsidP="00000000" w:rsidRDefault="00000000" w:rsidRPr="00000000" w14:paraId="00000A7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"OperationId": 35754,</w:t>
            </w:r>
          </w:p>
          <w:p w:rsidR="00000000" w:rsidDel="00000000" w:rsidP="00000000" w:rsidRDefault="00000000" w:rsidRPr="00000000" w14:paraId="00000A7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"NumberIssue": 2,</w:t>
            </w:r>
          </w:p>
          <w:p w:rsidR="00000000" w:rsidDel="00000000" w:rsidP="00000000" w:rsidRDefault="00000000" w:rsidRPr="00000000" w14:paraId="00000A7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"Solved": false,</w:t>
            </w:r>
          </w:p>
          <w:p w:rsidR="00000000" w:rsidDel="00000000" w:rsidP="00000000" w:rsidRDefault="00000000" w:rsidRPr="00000000" w14:paraId="00000A7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"Lines": [</w:t>
            </w:r>
          </w:p>
          <w:p w:rsidR="00000000" w:rsidDel="00000000" w:rsidP="00000000" w:rsidRDefault="00000000" w:rsidRPr="00000000" w14:paraId="00000A7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7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18844595,</w:t>
            </w:r>
          </w:p>
          <w:p w:rsidR="00000000" w:rsidDel="00000000" w:rsidP="00000000" w:rsidRDefault="00000000" w:rsidRPr="00000000" w14:paraId="00000A7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"Identifier": "VT-13385",</w:t>
            </w:r>
          </w:p>
          <w:p w:rsidR="00000000" w:rsidDel="00000000" w:rsidP="00000000" w:rsidRDefault="00000000" w:rsidRPr="00000000" w14:paraId="00000A7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"Type": "BookEntryNum",</w:t>
            </w:r>
          </w:p>
          <w:p w:rsidR="00000000" w:rsidDel="00000000" w:rsidP="00000000" w:rsidRDefault="00000000" w:rsidRPr="00000000" w14:paraId="00000A7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"Message": "Ecriture VT-13385",</w:t>
            </w:r>
          </w:p>
          <w:p w:rsidR="00000000" w:rsidDel="00000000" w:rsidP="00000000" w:rsidRDefault="00000000" w:rsidRPr="00000000" w14:paraId="00000A7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"IssueCode": "HasSeveralPieceRef",</w:t>
            </w:r>
          </w:p>
          <w:p w:rsidR="00000000" w:rsidDel="00000000" w:rsidP="00000000" w:rsidRDefault="00000000" w:rsidRPr="00000000" w14:paraId="00000A7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"Solved": false</w:t>
            </w:r>
          </w:p>
          <w:p w:rsidR="00000000" w:rsidDel="00000000" w:rsidP="00000000" w:rsidRDefault="00000000" w:rsidRPr="00000000" w14:paraId="00000A8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8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8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18844594,</w:t>
            </w:r>
          </w:p>
          <w:p w:rsidR="00000000" w:rsidDel="00000000" w:rsidP="00000000" w:rsidRDefault="00000000" w:rsidRPr="00000000" w14:paraId="00000A8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"Identifier": "VT-8574",</w:t>
            </w:r>
          </w:p>
          <w:p w:rsidR="00000000" w:rsidDel="00000000" w:rsidP="00000000" w:rsidRDefault="00000000" w:rsidRPr="00000000" w14:paraId="00000A8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"Type": "BookEntryNum",</w:t>
            </w:r>
          </w:p>
          <w:p w:rsidR="00000000" w:rsidDel="00000000" w:rsidP="00000000" w:rsidRDefault="00000000" w:rsidRPr="00000000" w14:paraId="00000A8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"Message": "Ecriture VT-8574",</w:t>
            </w:r>
          </w:p>
          <w:p w:rsidR="00000000" w:rsidDel="00000000" w:rsidP="00000000" w:rsidRDefault="00000000" w:rsidRPr="00000000" w14:paraId="00000A8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"IssueCode": "HasSeveralPieceRef",</w:t>
            </w:r>
          </w:p>
          <w:p w:rsidR="00000000" w:rsidDel="00000000" w:rsidP="00000000" w:rsidRDefault="00000000" w:rsidRPr="00000000" w14:paraId="00000A8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"Solved": false</w:t>
            </w:r>
          </w:p>
          <w:p w:rsidR="00000000" w:rsidDel="00000000" w:rsidP="00000000" w:rsidRDefault="00000000" w:rsidRPr="00000000" w14:paraId="00000A8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8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8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8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8C">
            <w:pPr>
              <w:widowControl w:val="0"/>
              <w:spacing w:line="276" w:lineRule="auto"/>
              <w:jc w:val="left"/>
              <w:rPr>
                <w:color w:val="ffffff"/>
                <w:sz w:val="18"/>
                <w:szCs w:val="18"/>
                <w:shd w:fill="41444e" w:val="clear"/>
              </w:rPr>
            </w:pPr>
            <w:r w:rsidDel="00000000" w:rsidR="00000000" w:rsidRPr="00000000">
              <w:rPr>
                <w:rtl w:val="0"/>
              </w:rPr>
            </w:r>
          </w:p>
        </w:tc>
      </w:tr>
    </w:tbl>
    <w:p w:rsidR="00000000" w:rsidDel="00000000" w:rsidP="00000000" w:rsidRDefault="00000000" w:rsidRPr="00000000" w14:paraId="00000A8D">
      <w:pPr>
        <w:pStyle w:val="Heading3"/>
        <w:rPr/>
      </w:pPr>
      <w:bookmarkStart w:colFirst="0" w:colLast="0" w:name="_rvhqjsxow6e" w:id="334"/>
      <w:bookmarkEnd w:id="334"/>
      <w:r w:rsidDel="00000000" w:rsidR="00000000" w:rsidRPr="00000000">
        <w:rPr>
          <w:rtl w:val="0"/>
        </w:rPr>
        <w:t xml:space="preserve">Lecture des mapping des journaux (statut WaitingUserAction)</w:t>
      </w:r>
    </w:p>
    <w:p w:rsidR="00000000" w:rsidDel="00000000" w:rsidP="00000000" w:rsidRDefault="00000000" w:rsidRPr="00000000" w14:paraId="00000A8E">
      <w:pPr>
        <w:pStyle w:val="Subtitle"/>
        <w:rPr/>
      </w:pPr>
      <w:bookmarkStart w:colFirst="0" w:colLast="0" w:name="_31l36892eb3p" w:id="335"/>
      <w:bookmarkEnd w:id="335"/>
      <w:r w:rsidDel="00000000" w:rsidR="00000000" w:rsidRPr="00000000">
        <w:rPr>
          <w:rtl w:val="0"/>
        </w:rPr>
        <w:t xml:space="preserve">URL</w:t>
      </w:r>
    </w:p>
    <w:p w:rsidR="00000000" w:rsidDel="00000000" w:rsidP="00000000" w:rsidRDefault="00000000" w:rsidRPr="00000000" w14:paraId="00000A8F">
      <w:pPr>
        <w:rPr>
          <w:color w:val="4744e3"/>
          <w:u w:val="single"/>
        </w:rPr>
      </w:pPr>
      <w:r w:rsidDel="00000000" w:rsidR="00000000" w:rsidRPr="00000000">
        <w:rPr>
          <w:color w:val="4744e3"/>
          <w:u w:val="single"/>
          <w:rtl w:val="0"/>
        </w:rPr>
        <w:t xml:space="preserve">{{URLBase}}/api/app/enterprises/{dossierId}/operations/{id}/journal-mappings</w:t>
      </w:r>
    </w:p>
    <w:p w:rsidR="00000000" w:rsidDel="00000000" w:rsidP="00000000" w:rsidRDefault="00000000" w:rsidRPr="00000000" w14:paraId="00000A90">
      <w:pPr>
        <w:pStyle w:val="Subtitle"/>
        <w:rPr/>
      </w:pPr>
      <w:bookmarkStart w:colFirst="0" w:colLast="0" w:name="_jqeclmbdvoa6" w:id="336"/>
      <w:bookmarkEnd w:id="336"/>
      <w:r w:rsidDel="00000000" w:rsidR="00000000" w:rsidRPr="00000000">
        <w:rPr>
          <w:rtl w:val="0"/>
        </w:rPr>
        <w:t xml:space="preserve">Method</w:t>
      </w:r>
    </w:p>
    <w:p w:rsidR="00000000" w:rsidDel="00000000" w:rsidP="00000000" w:rsidRDefault="00000000" w:rsidRPr="00000000" w14:paraId="00000A91">
      <w:pPr>
        <w:rPr/>
      </w:pPr>
      <w:r w:rsidDel="00000000" w:rsidR="00000000" w:rsidRPr="00000000">
        <w:rPr>
          <w:rtl w:val="0"/>
        </w:rPr>
        <w:t xml:space="preserve">GET</w:t>
      </w:r>
    </w:p>
    <w:p w:rsidR="00000000" w:rsidDel="00000000" w:rsidP="00000000" w:rsidRDefault="00000000" w:rsidRPr="00000000" w14:paraId="00000A92">
      <w:pPr>
        <w:pStyle w:val="Subtitle"/>
        <w:rPr/>
      </w:pPr>
      <w:bookmarkStart w:colFirst="0" w:colLast="0" w:name="_4sqvzie93ew7" w:id="337"/>
      <w:bookmarkEnd w:id="337"/>
      <w:r w:rsidDel="00000000" w:rsidR="00000000" w:rsidRPr="00000000">
        <w:rPr>
          <w:rtl w:val="0"/>
        </w:rPr>
        <w:t xml:space="preserve">Paramètres (path)</w:t>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93">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94">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A99">
      <w:pPr>
        <w:rPr>
          <w:color w:val="434343"/>
        </w:rPr>
      </w:pPr>
      <w:r w:rsidDel="00000000" w:rsidR="00000000" w:rsidRPr="00000000">
        <w:rPr>
          <w:rtl w:val="0"/>
        </w:rPr>
      </w:r>
    </w:p>
    <w:p w:rsidR="00000000" w:rsidDel="00000000" w:rsidP="00000000" w:rsidRDefault="00000000" w:rsidRPr="00000000" w14:paraId="00000A9A">
      <w:pPr>
        <w:pStyle w:val="Heading4"/>
        <w:rPr/>
      </w:pPr>
      <w:bookmarkStart w:colFirst="0" w:colLast="0" w:name="_7y2mt8l3ucr" w:id="338"/>
      <w:bookmarkEnd w:id="338"/>
      <w:r w:rsidDel="00000000" w:rsidR="00000000" w:rsidRPr="00000000">
        <w:rPr>
          <w:rtl w:val="0"/>
        </w:rPr>
        <w:t xml:space="preserve">Réponse</w:t>
      </w:r>
    </w:p>
    <w:p w:rsidR="00000000" w:rsidDel="00000000" w:rsidP="00000000" w:rsidRDefault="00000000" w:rsidRPr="00000000" w14:paraId="00000A9B">
      <w:pPr>
        <w:pStyle w:val="Subtitle"/>
        <w:rPr/>
      </w:pPr>
      <w:bookmarkStart w:colFirst="0" w:colLast="0" w:name="_drihu7fc2ygx" w:id="339"/>
      <w:bookmarkEnd w:id="339"/>
      <w:r w:rsidDel="00000000" w:rsidR="00000000" w:rsidRPr="00000000">
        <w:rPr>
          <w:rtl w:val="0"/>
        </w:rPr>
        <w:t xml:space="preserve">Content-type</w:t>
      </w:r>
    </w:p>
    <w:p w:rsidR="00000000" w:rsidDel="00000000" w:rsidP="00000000" w:rsidRDefault="00000000" w:rsidRPr="00000000" w14:paraId="00000A9C">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A9D">
      <w:pPr>
        <w:pStyle w:val="Subtitle"/>
        <w:rPr/>
      </w:pPr>
      <w:bookmarkStart w:colFirst="0" w:colLast="0" w:name="_u6o37o2kzaty" w:id="340"/>
      <w:bookmarkEnd w:id="340"/>
      <w:r w:rsidDel="00000000" w:rsidR="00000000" w:rsidRPr="00000000">
        <w:rPr>
          <w:rtl w:val="0"/>
        </w:rPr>
        <w:t xml:space="preserve">Response Body</w:t>
      </w:r>
    </w:p>
    <w:p w:rsidR="00000000" w:rsidDel="00000000" w:rsidP="00000000" w:rsidRDefault="00000000" w:rsidRPr="00000000" w14:paraId="00000A9E">
      <w:pPr>
        <w:rPr>
          <w:color w:val="434343"/>
        </w:rPr>
      </w:pPr>
      <w:r w:rsidDel="00000000" w:rsidR="00000000" w:rsidRPr="00000000">
        <w:rPr>
          <w:rtl w:val="0"/>
        </w:rPr>
      </w:r>
    </w:p>
    <w:tbl>
      <w:tblPr>
        <w:tblStyle w:val="Table1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9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A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jc w:val="left"/>
              <w:rPr>
                <w:color w:val="434343"/>
              </w:rPr>
            </w:pPr>
            <w:r w:rsidDel="00000000" w:rsidR="00000000" w:rsidRPr="00000000">
              <w:rPr>
                <w:color w:val="434343"/>
                <w:rtl w:val="0"/>
              </w:rPr>
              <w:t xml:space="preserve">Tableau de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jc w:val="left"/>
              <w:rPr>
                <w:color w:val="434343"/>
              </w:rPr>
            </w:pPr>
            <w:r w:rsidDel="00000000" w:rsidR="00000000" w:rsidRPr="00000000">
              <w:rPr>
                <w:color w:val="434343"/>
                <w:rtl w:val="0"/>
              </w:rPr>
              <w:t xml:space="preserve">Id du mapping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jc w:val="left"/>
              <w:rPr>
                <w:color w:val="434343"/>
              </w:rPr>
            </w:pPr>
            <w:r w:rsidDel="00000000" w:rsidR="00000000" w:rsidRPr="00000000">
              <w:rPr>
                <w:color w:val="434343"/>
                <w:rtl w:val="0"/>
              </w:rPr>
              <w:t xml:space="preserve">SourceName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jc w:val="left"/>
              <w:rPr>
                <w:color w:val="434343"/>
              </w:rPr>
            </w:pPr>
            <w:r w:rsidDel="00000000" w:rsidR="00000000" w:rsidRPr="00000000">
              <w:rPr>
                <w:color w:val="434343"/>
                <w:rtl w:val="0"/>
              </w:rPr>
              <w:t xml:space="preserve">Code du journal dans le FEC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jc w:val="left"/>
              <w:rPr>
                <w:color w:val="434343"/>
              </w:rPr>
            </w:pPr>
            <w:r w:rsidDel="00000000" w:rsidR="00000000" w:rsidRPr="00000000">
              <w:rPr>
                <w:color w:val="434343"/>
                <w:rtl w:val="0"/>
              </w:rPr>
              <w:t xml:space="preserve">SourceDescription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jc w:val="left"/>
              <w:rPr>
                <w:color w:val="434343"/>
              </w:rPr>
            </w:pPr>
            <w:r w:rsidDel="00000000" w:rsidR="00000000" w:rsidRPr="00000000">
              <w:rPr>
                <w:color w:val="434343"/>
                <w:rtl w:val="0"/>
              </w:rPr>
              <w:t xml:space="preserve">Description du journal dans le FEC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jc w:val="left"/>
              <w:rPr>
                <w:color w:val="434343"/>
              </w:rPr>
            </w:pPr>
            <w:r w:rsidDel="00000000" w:rsidR="00000000" w:rsidRPr="00000000">
              <w:rPr>
                <w:color w:val="434343"/>
                <w:rtl w:val="0"/>
              </w:rPr>
              <w:t xml:space="preserve">Destination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jc w:val="left"/>
              <w:rPr>
                <w:color w:val="434343"/>
              </w:rPr>
            </w:pPr>
            <w:r w:rsidDel="00000000" w:rsidR="00000000" w:rsidRPr="00000000">
              <w:rPr>
                <w:color w:val="434343"/>
                <w:rtl w:val="0"/>
              </w:rPr>
              <w:t xml:space="preserve">Journal de destination dans Inqom (peut être non renseigné si le mapping automatique n’a pas trouvé de correspondance)</w:t>
            </w:r>
          </w:p>
        </w:tc>
      </w:tr>
    </w:tbl>
    <w:p w:rsidR="00000000" w:rsidDel="00000000" w:rsidP="00000000" w:rsidRDefault="00000000" w:rsidRPr="00000000" w14:paraId="00000AAB">
      <w:pPr>
        <w:pStyle w:val="Heading4"/>
        <w:rPr/>
      </w:pPr>
      <w:bookmarkStart w:colFirst="0" w:colLast="0" w:name="_xvvw6nj3b61s" w:id="341"/>
      <w:bookmarkEnd w:id="341"/>
      <w:r w:rsidDel="00000000" w:rsidR="00000000" w:rsidRPr="00000000">
        <w:rPr>
          <w:rtl w:val="0"/>
        </w:rPr>
        <w:t xml:space="preserve">Exemple</w:t>
      </w:r>
    </w:p>
    <w:p w:rsidR="00000000" w:rsidDel="00000000" w:rsidP="00000000" w:rsidRDefault="00000000" w:rsidRPr="00000000" w14:paraId="00000AAC">
      <w:pPr>
        <w:rPr>
          <w:color w:val="555555"/>
          <w:sz w:val="18"/>
          <w:szCs w:val="18"/>
          <w:shd w:fill="41444e" w:val="clear"/>
        </w:rPr>
      </w:pPr>
      <w:r w:rsidDel="00000000" w:rsidR="00000000" w:rsidRPr="00000000">
        <w:rPr>
          <w:rtl w:val="0"/>
        </w:rPr>
      </w:r>
    </w:p>
    <w:tbl>
      <w:tblPr>
        <w:tblStyle w:val="Table114"/>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AA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A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108024,</w:t>
            </w:r>
          </w:p>
          <w:p w:rsidR="00000000" w:rsidDel="00000000" w:rsidP="00000000" w:rsidRDefault="00000000" w:rsidRPr="00000000" w14:paraId="00000AB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"SourceName": "VT",</w:t>
            </w:r>
          </w:p>
          <w:p w:rsidR="00000000" w:rsidDel="00000000" w:rsidP="00000000" w:rsidRDefault="00000000" w:rsidRPr="00000000" w14:paraId="00000AB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"SourceDescription": "VT",</w:t>
            </w:r>
          </w:p>
          <w:p w:rsidR="00000000" w:rsidDel="00000000" w:rsidP="00000000" w:rsidRDefault="00000000" w:rsidRPr="00000000" w14:paraId="00000AB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"Destination": {</w:t>
            </w:r>
          </w:p>
          <w:p w:rsidR="00000000" w:rsidDel="00000000" w:rsidP="00000000" w:rsidRDefault="00000000" w:rsidRPr="00000000" w14:paraId="00000AB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"Id": 75456,</w:t>
            </w:r>
          </w:p>
          <w:p w:rsidR="00000000" w:rsidDel="00000000" w:rsidP="00000000" w:rsidRDefault="00000000" w:rsidRPr="00000000" w14:paraId="00000AB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"Type": "Sell",</w:t>
            </w:r>
          </w:p>
          <w:p w:rsidR="00000000" w:rsidDel="00000000" w:rsidP="00000000" w:rsidRDefault="00000000" w:rsidRPr="00000000" w14:paraId="00000AB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"TypeDescription": "Vente",</w:t>
            </w:r>
          </w:p>
          <w:p w:rsidR="00000000" w:rsidDel="00000000" w:rsidP="00000000" w:rsidRDefault="00000000" w:rsidRPr="00000000" w14:paraId="00000AB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"Name": "VT",</w:t>
            </w:r>
          </w:p>
          <w:p w:rsidR="00000000" w:rsidDel="00000000" w:rsidP="00000000" w:rsidRDefault="00000000" w:rsidRPr="00000000" w14:paraId="00000AB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"Description": "Vente",</w:t>
            </w:r>
          </w:p>
          <w:p w:rsidR="00000000" w:rsidDel="00000000" w:rsidP="00000000" w:rsidRDefault="00000000" w:rsidRPr="00000000" w14:paraId="00000AB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"EnterpriseId": 8209</w:t>
            </w:r>
          </w:p>
          <w:p w:rsidR="00000000" w:rsidDel="00000000" w:rsidP="00000000" w:rsidRDefault="00000000" w:rsidRPr="00000000" w14:paraId="00000AB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AB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B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B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108026,</w:t>
            </w:r>
          </w:p>
          <w:p w:rsidR="00000000" w:rsidDel="00000000" w:rsidP="00000000" w:rsidRDefault="00000000" w:rsidRPr="00000000" w14:paraId="00000AB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"SourceName": "ADEF",</w:t>
            </w:r>
          </w:p>
          <w:p w:rsidR="00000000" w:rsidDel="00000000" w:rsidP="00000000" w:rsidRDefault="00000000" w:rsidRPr="00000000" w14:paraId="00000AB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"SourceDescription": "ADEF"</w:t>
            </w:r>
          </w:p>
          <w:p w:rsidR="00000000" w:rsidDel="00000000" w:rsidP="00000000" w:rsidRDefault="00000000" w:rsidRPr="00000000" w14:paraId="00000AB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AC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AC1">
      <w:pPr>
        <w:pStyle w:val="Heading3"/>
        <w:rPr/>
      </w:pPr>
      <w:bookmarkStart w:colFirst="0" w:colLast="0" w:name="_wjvm9ulvavdk" w:id="342"/>
      <w:bookmarkEnd w:id="342"/>
      <w:r w:rsidDel="00000000" w:rsidR="00000000" w:rsidRPr="00000000">
        <w:rPr>
          <w:rtl w:val="0"/>
        </w:rPr>
        <w:t xml:space="preserve">Mapping d’un journal du FEC avec un journal Inqom (statut WaitingUserAction)</w:t>
      </w:r>
    </w:p>
    <w:p w:rsidR="00000000" w:rsidDel="00000000" w:rsidP="00000000" w:rsidRDefault="00000000" w:rsidRPr="00000000" w14:paraId="00000AC2">
      <w:pPr>
        <w:pStyle w:val="Subtitle"/>
        <w:rPr/>
      </w:pPr>
      <w:bookmarkStart w:colFirst="0" w:colLast="0" w:name="_h2rc4qrgnfv" w:id="343"/>
      <w:bookmarkEnd w:id="343"/>
      <w:r w:rsidDel="00000000" w:rsidR="00000000" w:rsidRPr="00000000">
        <w:rPr>
          <w:rtl w:val="0"/>
        </w:rPr>
        <w:t xml:space="preserve">URL</w:t>
      </w:r>
    </w:p>
    <w:p w:rsidR="00000000" w:rsidDel="00000000" w:rsidP="00000000" w:rsidRDefault="00000000" w:rsidRPr="00000000" w14:paraId="00000AC3">
      <w:pPr>
        <w:rPr>
          <w:color w:val="4744e3"/>
          <w:u w:val="single"/>
        </w:rPr>
      </w:pPr>
      <w:r w:rsidDel="00000000" w:rsidR="00000000" w:rsidRPr="00000000">
        <w:rPr>
          <w:color w:val="4744e3"/>
          <w:u w:val="single"/>
          <w:rtl w:val="0"/>
        </w:rPr>
        <w:t xml:space="preserve">{{URLBase}}/api/app/enterprises/{dossierId}/operations/{operationId}/journal-mappings/{journalMappingId}</w:t>
      </w:r>
    </w:p>
    <w:p w:rsidR="00000000" w:rsidDel="00000000" w:rsidP="00000000" w:rsidRDefault="00000000" w:rsidRPr="00000000" w14:paraId="00000AC4">
      <w:pPr>
        <w:pStyle w:val="Subtitle"/>
        <w:rPr/>
      </w:pPr>
      <w:bookmarkStart w:colFirst="0" w:colLast="0" w:name="_x41scdxkfmzw" w:id="344"/>
      <w:bookmarkEnd w:id="344"/>
      <w:r w:rsidDel="00000000" w:rsidR="00000000" w:rsidRPr="00000000">
        <w:rPr>
          <w:rtl w:val="0"/>
        </w:rPr>
        <w:t xml:space="preserve">Method</w:t>
      </w:r>
    </w:p>
    <w:p w:rsidR="00000000" w:rsidDel="00000000" w:rsidP="00000000" w:rsidRDefault="00000000" w:rsidRPr="00000000" w14:paraId="00000AC5">
      <w:pPr>
        <w:rPr/>
      </w:pPr>
      <w:r w:rsidDel="00000000" w:rsidR="00000000" w:rsidRPr="00000000">
        <w:rPr>
          <w:rtl w:val="0"/>
        </w:rPr>
        <w:t xml:space="preserve">PUT</w:t>
      </w:r>
    </w:p>
    <w:p w:rsidR="00000000" w:rsidDel="00000000" w:rsidP="00000000" w:rsidRDefault="00000000" w:rsidRPr="00000000" w14:paraId="00000AC6">
      <w:pPr>
        <w:pStyle w:val="Subtitle"/>
        <w:rPr/>
      </w:pPr>
      <w:bookmarkStart w:colFirst="0" w:colLast="0" w:name="_uw2829l7zbk4" w:id="345"/>
      <w:bookmarkEnd w:id="345"/>
      <w:r w:rsidDel="00000000" w:rsidR="00000000" w:rsidRPr="00000000">
        <w:rPr>
          <w:rtl w:val="0"/>
        </w:rPr>
        <w:t xml:space="preserve">Paramètres (path)</w:t>
      </w:r>
    </w:p>
    <w:tbl>
      <w:tblPr>
        <w:tblStyle w:val="Table1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C7">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C8">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jc w:val="left"/>
              <w:rPr>
                <w:color w:val="434343"/>
              </w:rPr>
            </w:pPr>
            <w:r w:rsidDel="00000000" w:rsidR="00000000" w:rsidRPr="00000000">
              <w:rPr>
                <w:color w:val="434343"/>
                <w:rtl w:val="0"/>
              </w:rPr>
              <w:t xml:space="preserve">Id de l’opération d’import FEC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jc w:val="left"/>
              <w:rPr>
                <w:color w:val="434343"/>
              </w:rPr>
            </w:pPr>
            <w:r w:rsidDel="00000000" w:rsidR="00000000" w:rsidRPr="00000000">
              <w:rPr>
                <w:color w:val="434343"/>
                <w:rtl w:val="0"/>
              </w:rPr>
              <w:t xml:space="preserve">journalMappingId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jc w:val="left"/>
              <w:rPr>
                <w:color w:val="434343"/>
              </w:rPr>
            </w:pPr>
            <w:r w:rsidDel="00000000" w:rsidR="00000000" w:rsidRPr="00000000">
              <w:rPr>
                <w:color w:val="434343"/>
                <w:rtl w:val="0"/>
              </w:rPr>
              <w:t xml:space="preserve">Id du mapping de journal</w:t>
            </w:r>
          </w:p>
        </w:tc>
      </w:tr>
    </w:tbl>
    <w:p w:rsidR="00000000" w:rsidDel="00000000" w:rsidP="00000000" w:rsidRDefault="00000000" w:rsidRPr="00000000" w14:paraId="00000ACF">
      <w:pPr>
        <w:pStyle w:val="Subtitle"/>
        <w:rPr/>
      </w:pPr>
      <w:bookmarkStart w:colFirst="0" w:colLast="0" w:name="_mpxvn9tny4uz" w:id="346"/>
      <w:bookmarkEnd w:id="346"/>
      <w:r w:rsidDel="00000000" w:rsidR="00000000" w:rsidRPr="00000000">
        <w:rPr>
          <w:rtl w:val="0"/>
        </w:rPr>
        <w:t xml:space="preserve">Paramètres (body)</w:t>
      </w:r>
    </w:p>
    <w:p w:rsidR="00000000" w:rsidDel="00000000" w:rsidP="00000000" w:rsidRDefault="00000000" w:rsidRPr="00000000" w14:paraId="00000AD0">
      <w:pPr>
        <w:rPr>
          <w:color w:val="434343"/>
        </w:rPr>
      </w:pPr>
      <w:r w:rsidDel="00000000" w:rsidR="00000000" w:rsidRPr="00000000">
        <w:rPr>
          <w:rtl w:val="0"/>
        </w:rPr>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D1">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D2">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jc w:val="left"/>
              <w:rPr>
                <w:color w:val="434343"/>
              </w:rPr>
            </w:pPr>
            <w:r w:rsidDel="00000000" w:rsidR="00000000" w:rsidRPr="00000000">
              <w:rPr>
                <w:rFonts w:ascii="Arial" w:cs="Arial" w:eastAsia="Arial" w:hAnsi="Arial"/>
                <w:color w:val="3b4151"/>
                <w:sz w:val="24"/>
                <w:szCs w:val="24"/>
                <w:rtl w:val="0"/>
              </w:rPr>
              <w:t xml:space="preserve">journalId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jc w:val="left"/>
              <w:rPr>
                <w:color w:val="434343"/>
              </w:rPr>
            </w:pPr>
            <w:r w:rsidDel="00000000" w:rsidR="00000000" w:rsidRPr="00000000">
              <w:rPr>
                <w:color w:val="434343"/>
                <w:rtl w:val="0"/>
              </w:rPr>
              <w:t xml:space="preserve">Id du journal Inqom</w:t>
            </w:r>
          </w:p>
        </w:tc>
      </w:tr>
    </w:tbl>
    <w:p w:rsidR="00000000" w:rsidDel="00000000" w:rsidP="00000000" w:rsidRDefault="00000000" w:rsidRPr="00000000" w14:paraId="00000AD5">
      <w:pPr>
        <w:rPr>
          <w:color w:val="434343"/>
        </w:rPr>
      </w:pPr>
      <w:r w:rsidDel="00000000" w:rsidR="00000000" w:rsidRPr="00000000">
        <w:rPr>
          <w:rtl w:val="0"/>
        </w:rPr>
      </w:r>
    </w:p>
    <w:p w:rsidR="00000000" w:rsidDel="00000000" w:rsidP="00000000" w:rsidRDefault="00000000" w:rsidRPr="00000000" w14:paraId="00000AD6">
      <w:pPr>
        <w:pStyle w:val="Heading3"/>
        <w:rPr/>
      </w:pPr>
      <w:bookmarkStart w:colFirst="0" w:colLast="0" w:name="_82phgx21s4v2" w:id="347"/>
      <w:bookmarkEnd w:id="347"/>
      <w:r w:rsidDel="00000000" w:rsidR="00000000" w:rsidRPr="00000000">
        <w:rPr>
          <w:rtl w:val="0"/>
        </w:rPr>
        <w:t xml:space="preserve">Lecture des mapping des comptes (statut WaitingUserAction)</w:t>
      </w:r>
    </w:p>
    <w:p w:rsidR="00000000" w:rsidDel="00000000" w:rsidP="00000000" w:rsidRDefault="00000000" w:rsidRPr="00000000" w14:paraId="00000AD7">
      <w:pPr>
        <w:pStyle w:val="Subtitle"/>
        <w:rPr/>
      </w:pPr>
      <w:bookmarkStart w:colFirst="0" w:colLast="0" w:name="_6plqqca7r5hf" w:id="348"/>
      <w:bookmarkEnd w:id="348"/>
      <w:r w:rsidDel="00000000" w:rsidR="00000000" w:rsidRPr="00000000">
        <w:rPr>
          <w:rtl w:val="0"/>
        </w:rPr>
        <w:t xml:space="preserve">URL</w:t>
      </w:r>
    </w:p>
    <w:p w:rsidR="00000000" w:rsidDel="00000000" w:rsidP="00000000" w:rsidRDefault="00000000" w:rsidRPr="00000000" w14:paraId="00000AD8">
      <w:pPr>
        <w:rPr>
          <w:color w:val="4744e3"/>
          <w:u w:val="single"/>
        </w:rPr>
      </w:pPr>
      <w:r w:rsidDel="00000000" w:rsidR="00000000" w:rsidRPr="00000000">
        <w:rPr>
          <w:color w:val="4744e3"/>
          <w:u w:val="single"/>
          <w:rtl w:val="0"/>
        </w:rPr>
        <w:t xml:space="preserve">{{URLBase}}/api/app/enterprises/{dossierId}/operations/{id}/account-mappings</w:t>
      </w:r>
    </w:p>
    <w:p w:rsidR="00000000" w:rsidDel="00000000" w:rsidP="00000000" w:rsidRDefault="00000000" w:rsidRPr="00000000" w14:paraId="00000AD9">
      <w:pPr>
        <w:pStyle w:val="Subtitle"/>
        <w:rPr/>
      </w:pPr>
      <w:bookmarkStart w:colFirst="0" w:colLast="0" w:name="_az3d7qt74fmq" w:id="349"/>
      <w:bookmarkEnd w:id="349"/>
      <w:r w:rsidDel="00000000" w:rsidR="00000000" w:rsidRPr="00000000">
        <w:rPr>
          <w:rtl w:val="0"/>
        </w:rPr>
        <w:t xml:space="preserve">Method</w:t>
      </w:r>
    </w:p>
    <w:p w:rsidR="00000000" w:rsidDel="00000000" w:rsidP="00000000" w:rsidRDefault="00000000" w:rsidRPr="00000000" w14:paraId="00000ADA">
      <w:pPr>
        <w:rPr/>
      </w:pPr>
      <w:r w:rsidDel="00000000" w:rsidR="00000000" w:rsidRPr="00000000">
        <w:rPr>
          <w:rtl w:val="0"/>
        </w:rPr>
        <w:t xml:space="preserve">GET</w:t>
      </w:r>
    </w:p>
    <w:p w:rsidR="00000000" w:rsidDel="00000000" w:rsidP="00000000" w:rsidRDefault="00000000" w:rsidRPr="00000000" w14:paraId="00000ADB">
      <w:pPr>
        <w:pStyle w:val="Subtitle"/>
        <w:rPr/>
      </w:pPr>
      <w:bookmarkStart w:colFirst="0" w:colLast="0" w:name="_lx458zb8rhm1" w:id="350"/>
      <w:bookmarkEnd w:id="350"/>
      <w:r w:rsidDel="00000000" w:rsidR="00000000" w:rsidRPr="00000000">
        <w:rPr>
          <w:rtl w:val="0"/>
        </w:rPr>
        <w:t xml:space="preserve">Paramètres (path)</w:t>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D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DD">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AE2">
      <w:pPr>
        <w:rPr>
          <w:color w:val="434343"/>
        </w:rPr>
      </w:pPr>
      <w:r w:rsidDel="00000000" w:rsidR="00000000" w:rsidRPr="00000000">
        <w:rPr>
          <w:rtl w:val="0"/>
        </w:rPr>
      </w:r>
    </w:p>
    <w:p w:rsidR="00000000" w:rsidDel="00000000" w:rsidP="00000000" w:rsidRDefault="00000000" w:rsidRPr="00000000" w14:paraId="00000AE3">
      <w:pPr>
        <w:pStyle w:val="Heading4"/>
        <w:rPr/>
      </w:pPr>
      <w:bookmarkStart w:colFirst="0" w:colLast="0" w:name="_hdde02rnsjrz" w:id="351"/>
      <w:bookmarkEnd w:id="351"/>
      <w:r w:rsidDel="00000000" w:rsidR="00000000" w:rsidRPr="00000000">
        <w:rPr>
          <w:rtl w:val="0"/>
        </w:rPr>
        <w:t xml:space="preserve">Réponse</w:t>
      </w:r>
    </w:p>
    <w:p w:rsidR="00000000" w:rsidDel="00000000" w:rsidP="00000000" w:rsidRDefault="00000000" w:rsidRPr="00000000" w14:paraId="00000AE4">
      <w:pPr>
        <w:pStyle w:val="Subtitle"/>
        <w:rPr/>
      </w:pPr>
      <w:bookmarkStart w:colFirst="0" w:colLast="0" w:name="_q3qxli33zijd" w:id="352"/>
      <w:bookmarkEnd w:id="352"/>
      <w:r w:rsidDel="00000000" w:rsidR="00000000" w:rsidRPr="00000000">
        <w:rPr>
          <w:rtl w:val="0"/>
        </w:rPr>
        <w:t xml:space="preserve">Content-type</w:t>
      </w:r>
    </w:p>
    <w:p w:rsidR="00000000" w:rsidDel="00000000" w:rsidP="00000000" w:rsidRDefault="00000000" w:rsidRPr="00000000" w14:paraId="00000AE5">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AE6">
      <w:pPr>
        <w:pStyle w:val="Subtitle"/>
        <w:rPr/>
      </w:pPr>
      <w:bookmarkStart w:colFirst="0" w:colLast="0" w:name="_l7ozib3hxgp" w:id="353"/>
      <w:bookmarkEnd w:id="353"/>
      <w:r w:rsidDel="00000000" w:rsidR="00000000" w:rsidRPr="00000000">
        <w:rPr>
          <w:rtl w:val="0"/>
        </w:rPr>
        <w:t xml:space="preserve">Response Body</w:t>
      </w:r>
    </w:p>
    <w:p w:rsidR="00000000" w:rsidDel="00000000" w:rsidP="00000000" w:rsidRDefault="00000000" w:rsidRPr="00000000" w14:paraId="00000AE7">
      <w:pPr>
        <w:rPr>
          <w:color w:val="434343"/>
        </w:rPr>
      </w:pPr>
      <w:r w:rsidDel="00000000" w:rsidR="00000000" w:rsidRPr="00000000">
        <w:rPr>
          <w:rtl w:val="0"/>
        </w:rPr>
      </w:r>
    </w:p>
    <w:tbl>
      <w:tblPr>
        <w:tblStyle w:val="Table1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E8">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AE9">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jc w:val="left"/>
              <w:rPr>
                <w:color w:val="434343"/>
              </w:rPr>
            </w:pPr>
            <w:r w:rsidDel="00000000" w:rsidR="00000000" w:rsidRPr="00000000">
              <w:rPr>
                <w:color w:val="434343"/>
                <w:rtl w:val="0"/>
              </w:rPr>
              <w:t xml:space="preserve">Tableau de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jc w:val="left"/>
              <w:rPr>
                <w:color w:val="434343"/>
              </w:rPr>
            </w:pPr>
            <w:r w:rsidDel="00000000" w:rsidR="00000000" w:rsidRPr="00000000">
              <w:rPr>
                <w:color w:val="434343"/>
                <w:rtl w:val="0"/>
              </w:rPr>
              <w:t xml:space="preserve">Id du mapping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jc w:val="left"/>
              <w:rPr>
                <w:color w:val="434343"/>
              </w:rPr>
            </w:pPr>
            <w:r w:rsidDel="00000000" w:rsidR="00000000" w:rsidRPr="00000000">
              <w:rPr>
                <w:color w:val="434343"/>
                <w:rtl w:val="0"/>
              </w:rPr>
              <w:t xml:space="preserve">ImportedAccount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jc w:val="left"/>
              <w:rPr>
                <w:color w:val="434343"/>
              </w:rPr>
            </w:pPr>
            <w:r w:rsidDel="00000000" w:rsidR="00000000" w:rsidRPr="00000000">
              <w:rPr>
                <w:color w:val="434343"/>
                <w:rtl w:val="0"/>
              </w:rPr>
              <w:t xml:space="preserve">Numéro de compte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jc w:val="left"/>
              <w:rPr>
                <w:color w:val="434343"/>
              </w:rPr>
            </w:pPr>
            <w:r w:rsidDel="00000000" w:rsidR="00000000" w:rsidRPr="00000000">
              <w:rPr>
                <w:color w:val="434343"/>
                <w:rtl w:val="0"/>
              </w:rPr>
              <w:t xml:space="preserve">ImportedAccountLabel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jc w:val="left"/>
              <w:rPr>
                <w:color w:val="434343"/>
              </w:rPr>
            </w:pPr>
            <w:r w:rsidDel="00000000" w:rsidR="00000000" w:rsidRPr="00000000">
              <w:rPr>
                <w:color w:val="434343"/>
                <w:rtl w:val="0"/>
              </w:rPr>
              <w:t xml:space="preserve">Label du compte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jc w:val="left"/>
              <w:rPr>
                <w:color w:val="434343"/>
              </w:rPr>
            </w:pPr>
            <w:r w:rsidDel="00000000" w:rsidR="00000000" w:rsidRPr="00000000">
              <w:rPr>
                <w:color w:val="434343"/>
                <w:rtl w:val="0"/>
              </w:rPr>
              <w:t xml:space="preserve">ImportedSubAccount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jc w:val="left"/>
              <w:rPr>
                <w:color w:val="434343"/>
              </w:rPr>
            </w:pPr>
            <w:r w:rsidDel="00000000" w:rsidR="00000000" w:rsidRPr="00000000">
              <w:rPr>
                <w:color w:val="434343"/>
                <w:rtl w:val="0"/>
              </w:rPr>
              <w:t xml:space="preserve">Auxiliaire du compte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jc w:val="left"/>
              <w:rPr>
                <w:color w:val="434343"/>
              </w:rPr>
            </w:pPr>
            <w:r w:rsidDel="00000000" w:rsidR="00000000" w:rsidRPr="00000000">
              <w:rPr>
                <w:color w:val="434343"/>
                <w:rtl w:val="0"/>
              </w:rPr>
              <w:t xml:space="preserve">ImportedSubAccountLabel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jc w:val="left"/>
              <w:rPr>
                <w:color w:val="434343"/>
              </w:rPr>
            </w:pPr>
            <w:r w:rsidDel="00000000" w:rsidR="00000000" w:rsidRPr="00000000">
              <w:rPr>
                <w:color w:val="434343"/>
                <w:rtl w:val="0"/>
              </w:rPr>
              <w:t xml:space="preserve">Label de l’auxiliaire du compte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jc w:val="left"/>
              <w:rPr>
                <w:color w:val="434343"/>
              </w:rPr>
            </w:pPr>
            <w:r w:rsidDel="00000000" w:rsidR="00000000" w:rsidRPr="00000000">
              <w:rPr>
                <w:color w:val="434343"/>
                <w:rtl w:val="0"/>
              </w:rPr>
              <w:t xml:space="preserve">DestinationAccount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jc w:val="left"/>
              <w:rPr>
                <w:color w:val="434343"/>
              </w:rPr>
            </w:pPr>
            <w:r w:rsidDel="00000000" w:rsidR="00000000" w:rsidRPr="00000000">
              <w:rPr>
                <w:color w:val="434343"/>
                <w:rtl w:val="0"/>
              </w:rPr>
              <w:t xml:space="preserve">Compte Inqom de destination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jc w:val="left"/>
              <w:rPr>
                <w:color w:val="434343"/>
              </w:rPr>
            </w:pPr>
            <w:r w:rsidDel="00000000" w:rsidR="00000000" w:rsidRPr="00000000">
              <w:rPr>
                <w:color w:val="434343"/>
                <w:rtl w:val="0"/>
              </w:rPr>
              <w:t xml:space="preserve">MappingAccounState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jc w:val="left"/>
              <w:rPr>
                <w:color w:val="434343"/>
              </w:rPr>
            </w:pPr>
            <w:r w:rsidDel="00000000" w:rsidR="00000000" w:rsidRPr="00000000">
              <w:rPr>
                <w:color w:val="434343"/>
                <w:rtl w:val="0"/>
              </w:rPr>
              <w:t xml:space="preserve">Statut du mapping, une valeure parmi :</w:t>
            </w:r>
          </w:p>
          <w:p w:rsidR="00000000" w:rsidDel="00000000" w:rsidP="00000000" w:rsidRDefault="00000000" w:rsidRPr="00000000" w14:paraId="00000AFA">
            <w:pPr>
              <w:widowControl w:val="0"/>
              <w:numPr>
                <w:ilvl w:val="0"/>
                <w:numId w:val="9"/>
              </w:numPr>
              <w:ind w:left="720" w:hanging="360"/>
              <w:jc w:val="left"/>
              <w:rPr>
                <w:color w:val="434343"/>
                <w:u w:val="none"/>
              </w:rPr>
            </w:pPr>
            <w:r w:rsidDel="00000000" w:rsidR="00000000" w:rsidRPr="00000000">
              <w:rPr>
                <w:color w:val="38761d"/>
                <w:rtl w:val="0"/>
              </w:rPr>
              <w:t xml:space="preserve">ApiSuggested </w:t>
            </w:r>
            <w:r w:rsidDel="00000000" w:rsidR="00000000" w:rsidRPr="00000000">
              <w:rPr>
                <w:color w:val="434343"/>
                <w:rtl w:val="0"/>
              </w:rPr>
              <w:t xml:space="preserve">: suggestion automatique</w:t>
            </w:r>
          </w:p>
          <w:p w:rsidR="00000000" w:rsidDel="00000000" w:rsidP="00000000" w:rsidRDefault="00000000" w:rsidRPr="00000000" w14:paraId="00000AFB">
            <w:pPr>
              <w:widowControl w:val="0"/>
              <w:numPr>
                <w:ilvl w:val="0"/>
                <w:numId w:val="9"/>
              </w:numPr>
              <w:ind w:left="720" w:hanging="360"/>
              <w:jc w:val="left"/>
              <w:rPr>
                <w:color w:val="434343"/>
                <w:u w:val="none"/>
              </w:rPr>
            </w:pPr>
            <w:r w:rsidDel="00000000" w:rsidR="00000000" w:rsidRPr="00000000">
              <w:rPr>
                <w:color w:val="38761d"/>
                <w:rtl w:val="0"/>
              </w:rPr>
              <w:t xml:space="preserve">UserMapped </w:t>
            </w:r>
            <w:r w:rsidDel="00000000" w:rsidR="00000000" w:rsidRPr="00000000">
              <w:rPr>
                <w:color w:val="434343"/>
                <w:rtl w:val="0"/>
              </w:rPr>
              <w:t xml:space="preserve">: mappé par l’utilisateur</w:t>
            </w:r>
          </w:p>
          <w:p w:rsidR="00000000" w:rsidDel="00000000" w:rsidP="00000000" w:rsidRDefault="00000000" w:rsidRPr="00000000" w14:paraId="00000AFC">
            <w:pPr>
              <w:widowControl w:val="0"/>
              <w:numPr>
                <w:ilvl w:val="0"/>
                <w:numId w:val="9"/>
              </w:numPr>
              <w:ind w:left="720" w:hanging="360"/>
              <w:jc w:val="left"/>
              <w:rPr>
                <w:color w:val="434343"/>
                <w:u w:val="none"/>
              </w:rPr>
            </w:pPr>
            <w:r w:rsidDel="00000000" w:rsidR="00000000" w:rsidRPr="00000000">
              <w:rPr>
                <w:color w:val="ff0000"/>
                <w:rtl w:val="0"/>
              </w:rPr>
              <w:t xml:space="preserve">ParentDivisionNotAllowedError </w:t>
            </w:r>
            <w:r w:rsidDel="00000000" w:rsidR="00000000" w:rsidRPr="00000000">
              <w:rPr>
                <w:color w:val="434343"/>
                <w:rtl w:val="0"/>
              </w:rPr>
              <w:t xml:space="preserve">: mapping en erreur, le compte parent n’est pas divisible</w:t>
            </w:r>
          </w:p>
          <w:p w:rsidR="00000000" w:rsidDel="00000000" w:rsidP="00000000" w:rsidRDefault="00000000" w:rsidRPr="00000000" w14:paraId="00000AFD">
            <w:pPr>
              <w:widowControl w:val="0"/>
              <w:numPr>
                <w:ilvl w:val="0"/>
                <w:numId w:val="9"/>
              </w:numPr>
              <w:ind w:left="720" w:hanging="360"/>
              <w:jc w:val="left"/>
              <w:rPr>
                <w:color w:val="434343"/>
                <w:u w:val="none"/>
              </w:rPr>
            </w:pPr>
            <w:r w:rsidDel="00000000" w:rsidR="00000000" w:rsidRPr="00000000">
              <w:rPr>
                <w:color w:val="ff0000"/>
                <w:rtl w:val="0"/>
              </w:rPr>
              <w:t xml:space="preserve">ImpactNotAllowedError </w:t>
            </w:r>
            <w:r w:rsidDel="00000000" w:rsidR="00000000" w:rsidRPr="00000000">
              <w:rPr>
                <w:color w:val="434343"/>
                <w:rtl w:val="0"/>
              </w:rPr>
              <w:t xml:space="preserve">: mapping en erreur, le compte n’est pas impactable</w:t>
            </w:r>
          </w:p>
          <w:p w:rsidR="00000000" w:rsidDel="00000000" w:rsidP="00000000" w:rsidRDefault="00000000" w:rsidRPr="00000000" w14:paraId="00000AFE">
            <w:pPr>
              <w:widowControl w:val="0"/>
              <w:numPr>
                <w:ilvl w:val="0"/>
                <w:numId w:val="9"/>
              </w:numPr>
              <w:ind w:left="720" w:hanging="360"/>
              <w:jc w:val="left"/>
              <w:rPr>
                <w:color w:val="434343"/>
                <w:u w:val="none"/>
              </w:rPr>
            </w:pPr>
            <w:r w:rsidDel="00000000" w:rsidR="00000000" w:rsidRPr="00000000">
              <w:rPr>
                <w:color w:val="ff0000"/>
                <w:rtl w:val="0"/>
              </w:rPr>
              <w:t xml:space="preserve">AuxCodeFormatError </w:t>
            </w:r>
            <w:r w:rsidDel="00000000" w:rsidR="00000000" w:rsidRPr="00000000">
              <w:rPr>
                <w:color w:val="434343"/>
                <w:rtl w:val="0"/>
              </w:rPr>
              <w:t xml:space="preserve">: mapping en erreur, le format du sous-compte n’est pas valide</w:t>
            </w:r>
          </w:p>
          <w:p w:rsidR="00000000" w:rsidDel="00000000" w:rsidP="00000000" w:rsidRDefault="00000000" w:rsidRPr="00000000" w14:paraId="00000AFF">
            <w:pPr>
              <w:widowControl w:val="0"/>
              <w:numPr>
                <w:ilvl w:val="0"/>
                <w:numId w:val="9"/>
              </w:numPr>
              <w:ind w:left="720" w:hanging="360"/>
              <w:jc w:val="left"/>
              <w:rPr>
                <w:color w:val="434343"/>
                <w:u w:val="none"/>
              </w:rPr>
            </w:pPr>
            <w:r w:rsidDel="00000000" w:rsidR="00000000" w:rsidRPr="00000000">
              <w:rPr>
                <w:color w:val="ff0000"/>
                <w:rtl w:val="0"/>
              </w:rPr>
              <w:t xml:space="preserve">ManagedAccountError </w:t>
            </w:r>
            <w:r w:rsidDel="00000000" w:rsidR="00000000" w:rsidRPr="00000000">
              <w:rPr>
                <w:color w:val="434343"/>
                <w:rtl w:val="0"/>
              </w:rPr>
              <w:t xml:space="preserve">: mapping en erreur, compte bancaire connecté</w:t>
            </w:r>
          </w:p>
        </w:tc>
      </w:tr>
    </w:tbl>
    <w:p w:rsidR="00000000" w:rsidDel="00000000" w:rsidP="00000000" w:rsidRDefault="00000000" w:rsidRPr="00000000" w14:paraId="00000B00">
      <w:pPr>
        <w:pStyle w:val="Heading4"/>
        <w:rPr/>
      </w:pPr>
      <w:bookmarkStart w:colFirst="0" w:colLast="0" w:name="_vvw3zyscd7ys" w:id="354"/>
      <w:bookmarkEnd w:id="354"/>
      <w:r w:rsidDel="00000000" w:rsidR="00000000" w:rsidRPr="00000000">
        <w:rPr>
          <w:rtl w:val="0"/>
        </w:rPr>
        <w:t xml:space="preserve">Exemple</w:t>
      </w:r>
    </w:p>
    <w:p w:rsidR="00000000" w:rsidDel="00000000" w:rsidP="00000000" w:rsidRDefault="00000000" w:rsidRPr="00000000" w14:paraId="00000B01">
      <w:pPr>
        <w:rPr>
          <w:color w:val="555555"/>
          <w:sz w:val="18"/>
          <w:szCs w:val="18"/>
          <w:shd w:fill="41444e" w:val="clear"/>
        </w:rPr>
      </w:pPr>
      <w:r w:rsidDel="00000000" w:rsidR="00000000" w:rsidRPr="00000000">
        <w:rPr>
          <w:rtl w:val="0"/>
        </w:rPr>
      </w:r>
    </w:p>
    <w:tbl>
      <w:tblPr>
        <w:tblStyle w:val="Table119"/>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B0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B0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"ImportedAccount": 1013,</w:t>
            </w:r>
          </w:p>
          <w:p w:rsidR="00000000" w:rsidDel="00000000" w:rsidP="00000000" w:rsidRDefault="00000000" w:rsidRPr="00000000" w14:paraId="00000B0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"ImportedAccountLabel": "CAPITAL SOUSCRIT APPELE VERSE",</w:t>
            </w:r>
          </w:p>
          <w:p w:rsidR="00000000" w:rsidDel="00000000" w:rsidP="00000000" w:rsidRDefault="00000000" w:rsidRPr="00000000" w14:paraId="00000B0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"DestinationAccount": {</w:t>
            </w:r>
          </w:p>
          <w:p w:rsidR="00000000" w:rsidDel="00000000" w:rsidP="00000000" w:rsidRDefault="00000000" w:rsidRPr="00000000" w14:paraId="00000B0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"AccountId": 7,</w:t>
            </w:r>
          </w:p>
          <w:p w:rsidR="00000000" w:rsidDel="00000000" w:rsidP="00000000" w:rsidRDefault="00000000" w:rsidRPr="00000000" w14:paraId="00000B0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"EnterpriseId": 8209,</w:t>
            </w:r>
          </w:p>
          <w:p w:rsidR="00000000" w:rsidDel="00000000" w:rsidP="00000000" w:rsidRDefault="00000000" w:rsidRPr="00000000" w14:paraId="00000B0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 10131,</w:t>
            </w:r>
          </w:p>
          <w:p w:rsidR="00000000" w:rsidDel="00000000" w:rsidP="00000000" w:rsidRDefault="00000000" w:rsidRPr="00000000" w14:paraId="00000B0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"AccountClass": 1,</w:t>
            </w:r>
          </w:p>
          <w:p w:rsidR="00000000" w:rsidDel="00000000" w:rsidP="00000000" w:rsidRDefault="00000000" w:rsidRPr="00000000" w14:paraId="00000B0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"AccountLabel": "Capital non amorti",</w:t>
            </w:r>
          </w:p>
          <w:p w:rsidR="00000000" w:rsidDel="00000000" w:rsidP="00000000" w:rsidRDefault="00000000" w:rsidRPr="00000000" w14:paraId="00000B0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"AccountName": "10131",</w:t>
            </w:r>
          </w:p>
          <w:p w:rsidR="00000000" w:rsidDel="00000000" w:rsidP="00000000" w:rsidRDefault="00000000" w:rsidRPr="00000000" w14:paraId="00000B0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"AccountDescription": "Capital non amorti",</w:t>
            </w:r>
          </w:p>
          <w:p w:rsidR="00000000" w:rsidDel="00000000" w:rsidP="00000000" w:rsidRDefault="00000000" w:rsidRPr="00000000" w14:paraId="00000B0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"Impactable": true,</w:t>
            </w:r>
          </w:p>
          <w:p w:rsidR="00000000" w:rsidDel="00000000" w:rsidP="00000000" w:rsidRDefault="00000000" w:rsidRPr="00000000" w14:paraId="00000B0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"Dividable": true,</w:t>
            </w:r>
          </w:p>
          <w:p w:rsidR="00000000" w:rsidDel="00000000" w:rsidP="00000000" w:rsidRDefault="00000000" w:rsidRPr="00000000" w14:paraId="00000B10">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"Divided": "None",</w:t>
            </w:r>
          </w:p>
          <w:p w:rsidR="00000000" w:rsidDel="00000000" w:rsidP="00000000" w:rsidRDefault="00000000" w:rsidRPr="00000000" w14:paraId="00000B11">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"IsAux": false,</w:t>
            </w:r>
          </w:p>
          <w:p w:rsidR="00000000" w:rsidDel="00000000" w:rsidP="00000000" w:rsidRDefault="00000000" w:rsidRPr="00000000" w14:paraId="00000B12">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ab/>
              <w:t xml:space="preserve">"IsManaged": false</w:t>
            </w:r>
          </w:p>
          <w:p w:rsidR="00000000" w:rsidDel="00000000" w:rsidP="00000000" w:rsidRDefault="00000000" w:rsidRPr="00000000" w14:paraId="00000B13">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w:t>
            </w:r>
          </w:p>
          <w:p w:rsidR="00000000" w:rsidDel="00000000" w:rsidP="00000000" w:rsidRDefault="00000000" w:rsidRPr="00000000" w14:paraId="00000B14">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"MappingAccountState": "ApiSuggested",</w:t>
            </w:r>
          </w:p>
          <w:p w:rsidR="00000000" w:rsidDel="00000000" w:rsidP="00000000" w:rsidRDefault="00000000" w:rsidRPr="00000000" w14:paraId="00000B1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1734448</w:t>
            </w:r>
          </w:p>
          <w:p w:rsidR="00000000" w:rsidDel="00000000" w:rsidP="00000000" w:rsidRDefault="00000000" w:rsidRPr="00000000" w14:paraId="00000B1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B1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B18">
            <w:pPr>
              <w:widowControl w:val="0"/>
              <w:spacing w:line="276" w:lineRule="auto"/>
              <w:jc w:val="left"/>
              <w:rPr>
                <w:color w:val="ffffff"/>
                <w:sz w:val="18"/>
                <w:szCs w:val="18"/>
                <w:shd w:fill="41444e" w:val="clear"/>
              </w:rPr>
            </w:pPr>
            <w:r w:rsidDel="00000000" w:rsidR="00000000" w:rsidRPr="00000000">
              <w:rPr>
                <w:rtl w:val="0"/>
              </w:rPr>
            </w:r>
          </w:p>
        </w:tc>
      </w:tr>
    </w:tbl>
    <w:p w:rsidR="00000000" w:rsidDel="00000000" w:rsidP="00000000" w:rsidRDefault="00000000" w:rsidRPr="00000000" w14:paraId="00000B19">
      <w:pPr>
        <w:pStyle w:val="Heading3"/>
        <w:rPr/>
      </w:pPr>
      <w:bookmarkStart w:colFirst="0" w:colLast="0" w:name="_4n0cpqihq4jv" w:id="355"/>
      <w:bookmarkEnd w:id="355"/>
      <w:r w:rsidDel="00000000" w:rsidR="00000000" w:rsidRPr="00000000">
        <w:rPr>
          <w:rtl w:val="0"/>
        </w:rPr>
        <w:t xml:space="preserve">Mapping d’un compte du FEC avec un compte Inqom (statut WaitingUserAction)</w:t>
      </w:r>
    </w:p>
    <w:p w:rsidR="00000000" w:rsidDel="00000000" w:rsidP="00000000" w:rsidRDefault="00000000" w:rsidRPr="00000000" w14:paraId="00000B1A">
      <w:pPr>
        <w:pStyle w:val="Subtitle"/>
        <w:rPr/>
      </w:pPr>
      <w:bookmarkStart w:colFirst="0" w:colLast="0" w:name="_y9fzks37ethy" w:id="356"/>
      <w:bookmarkEnd w:id="356"/>
      <w:r w:rsidDel="00000000" w:rsidR="00000000" w:rsidRPr="00000000">
        <w:rPr>
          <w:rtl w:val="0"/>
        </w:rPr>
        <w:t xml:space="preserve">URL</w:t>
      </w:r>
    </w:p>
    <w:p w:rsidR="00000000" w:rsidDel="00000000" w:rsidP="00000000" w:rsidRDefault="00000000" w:rsidRPr="00000000" w14:paraId="00000B1B">
      <w:pPr>
        <w:rPr>
          <w:color w:val="4744e3"/>
          <w:u w:val="single"/>
        </w:rPr>
      </w:pPr>
      <w:r w:rsidDel="00000000" w:rsidR="00000000" w:rsidRPr="00000000">
        <w:rPr>
          <w:color w:val="4744e3"/>
          <w:u w:val="single"/>
          <w:rtl w:val="0"/>
        </w:rPr>
        <w:t xml:space="preserve">{{URLBase}}/api/app/enterprises/{dossierId}/operations/{operationId}/account-mappings/{accountMappingId}</w:t>
      </w:r>
    </w:p>
    <w:p w:rsidR="00000000" w:rsidDel="00000000" w:rsidP="00000000" w:rsidRDefault="00000000" w:rsidRPr="00000000" w14:paraId="00000B1C">
      <w:pPr>
        <w:pStyle w:val="Subtitle"/>
        <w:rPr/>
      </w:pPr>
      <w:bookmarkStart w:colFirst="0" w:colLast="0" w:name="_go1n2vii3r6k" w:id="357"/>
      <w:bookmarkEnd w:id="357"/>
      <w:r w:rsidDel="00000000" w:rsidR="00000000" w:rsidRPr="00000000">
        <w:rPr>
          <w:rtl w:val="0"/>
        </w:rPr>
        <w:t xml:space="preserve">Method</w:t>
      </w:r>
    </w:p>
    <w:p w:rsidR="00000000" w:rsidDel="00000000" w:rsidP="00000000" w:rsidRDefault="00000000" w:rsidRPr="00000000" w14:paraId="00000B1D">
      <w:pPr>
        <w:rPr/>
      </w:pPr>
      <w:r w:rsidDel="00000000" w:rsidR="00000000" w:rsidRPr="00000000">
        <w:rPr>
          <w:rtl w:val="0"/>
        </w:rPr>
        <w:t xml:space="preserve">PUT</w:t>
      </w:r>
    </w:p>
    <w:p w:rsidR="00000000" w:rsidDel="00000000" w:rsidP="00000000" w:rsidRDefault="00000000" w:rsidRPr="00000000" w14:paraId="00000B1E">
      <w:pPr>
        <w:pStyle w:val="Subtitle"/>
        <w:rPr/>
      </w:pPr>
      <w:bookmarkStart w:colFirst="0" w:colLast="0" w:name="_z9drilpenrsu" w:id="358"/>
      <w:bookmarkEnd w:id="358"/>
      <w:r w:rsidDel="00000000" w:rsidR="00000000" w:rsidRPr="00000000">
        <w:rPr>
          <w:rtl w:val="0"/>
        </w:rPr>
        <w:t xml:space="preserve">Paramètres (path)</w:t>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1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2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jc w:val="left"/>
              <w:rPr>
                <w:color w:val="434343"/>
              </w:rPr>
            </w:pPr>
            <w:r w:rsidDel="00000000" w:rsidR="00000000" w:rsidRPr="00000000">
              <w:rPr>
                <w:color w:val="434343"/>
                <w:rtl w:val="0"/>
              </w:rPr>
              <w:t xml:space="preserve">Id de l’opération d’import FEC</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jc w:val="left"/>
              <w:rPr>
                <w:color w:val="434343"/>
              </w:rPr>
            </w:pPr>
            <w:r w:rsidDel="00000000" w:rsidR="00000000" w:rsidRPr="00000000">
              <w:rPr>
                <w:color w:val="434343"/>
                <w:rtl w:val="0"/>
              </w:rPr>
              <w:t xml:space="preserve">accountMappingId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jc w:val="left"/>
              <w:rPr>
                <w:color w:val="434343"/>
              </w:rPr>
            </w:pPr>
            <w:r w:rsidDel="00000000" w:rsidR="00000000" w:rsidRPr="00000000">
              <w:rPr>
                <w:color w:val="434343"/>
                <w:rtl w:val="0"/>
              </w:rPr>
              <w:t xml:space="preserve">Id du mapping du compte</w:t>
            </w:r>
          </w:p>
        </w:tc>
      </w:tr>
    </w:tbl>
    <w:p w:rsidR="00000000" w:rsidDel="00000000" w:rsidP="00000000" w:rsidRDefault="00000000" w:rsidRPr="00000000" w14:paraId="00000B27">
      <w:pPr>
        <w:pStyle w:val="Subtitle"/>
        <w:rPr/>
      </w:pPr>
      <w:bookmarkStart w:colFirst="0" w:colLast="0" w:name="_ip50ldxgllde" w:id="359"/>
      <w:bookmarkEnd w:id="359"/>
      <w:r w:rsidDel="00000000" w:rsidR="00000000" w:rsidRPr="00000000">
        <w:rPr>
          <w:rtl w:val="0"/>
        </w:rPr>
        <w:t xml:space="preserve">Paramètres (body)</w:t>
      </w:r>
    </w:p>
    <w:p w:rsidR="00000000" w:rsidDel="00000000" w:rsidP="00000000" w:rsidRDefault="00000000" w:rsidRPr="00000000" w14:paraId="00000B28">
      <w:pPr>
        <w:rPr>
          <w:color w:val="434343"/>
        </w:rPr>
      </w:pPr>
      <w:r w:rsidDel="00000000" w:rsidR="00000000" w:rsidRPr="00000000">
        <w:rPr>
          <w:rtl w:val="0"/>
        </w:rPr>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29">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2A">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jc w:val="left"/>
              <w:rPr>
                <w:color w:val="434343"/>
              </w:rPr>
            </w:pPr>
            <w:r w:rsidDel="00000000" w:rsidR="00000000" w:rsidRPr="00000000">
              <w:rPr>
                <w:rFonts w:ascii="Arial" w:cs="Arial" w:eastAsia="Arial" w:hAnsi="Arial"/>
                <w:color w:val="3b4151"/>
                <w:sz w:val="24"/>
                <w:szCs w:val="24"/>
                <w:rtl w:val="0"/>
              </w:rPr>
              <w:t xml:space="preserve">accountId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jc w:val="left"/>
              <w:rPr>
                <w:color w:val="434343"/>
              </w:rPr>
            </w:pPr>
            <w:r w:rsidDel="00000000" w:rsidR="00000000" w:rsidRPr="00000000">
              <w:rPr>
                <w:color w:val="434343"/>
                <w:rtl w:val="0"/>
              </w:rPr>
              <w:t xml:space="preserve">Id du compte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subAccountId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jc w:val="left"/>
              <w:rPr>
                <w:color w:val="434343"/>
              </w:rPr>
            </w:pPr>
            <w:r w:rsidDel="00000000" w:rsidR="00000000" w:rsidRPr="00000000">
              <w:rPr>
                <w:color w:val="434343"/>
                <w:rtl w:val="0"/>
              </w:rPr>
              <w:t xml:space="preserve">Id du sous-compte Inqom</w:t>
            </w:r>
          </w:p>
        </w:tc>
      </w:tr>
    </w:tbl>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pStyle w:val="Heading3"/>
        <w:rPr/>
      </w:pPr>
      <w:bookmarkStart w:colFirst="0" w:colLast="0" w:name="_jkafgy7gjkez" w:id="360"/>
      <w:bookmarkEnd w:id="360"/>
      <w:r w:rsidDel="00000000" w:rsidR="00000000" w:rsidRPr="00000000">
        <w:rPr>
          <w:rtl w:val="0"/>
        </w:rPr>
        <w:t xml:space="preserve">Lecture des mapping des tags (statut WaitingUserAction)</w:t>
      </w:r>
    </w:p>
    <w:p w:rsidR="00000000" w:rsidDel="00000000" w:rsidP="00000000" w:rsidRDefault="00000000" w:rsidRPr="00000000" w14:paraId="00000B31">
      <w:pPr>
        <w:pStyle w:val="Subtitle"/>
        <w:rPr/>
      </w:pPr>
      <w:bookmarkStart w:colFirst="0" w:colLast="0" w:name="_xsc539k40dr0" w:id="361"/>
      <w:bookmarkEnd w:id="361"/>
      <w:r w:rsidDel="00000000" w:rsidR="00000000" w:rsidRPr="00000000">
        <w:rPr>
          <w:rtl w:val="0"/>
        </w:rPr>
        <w:t xml:space="preserve">URL</w:t>
      </w:r>
    </w:p>
    <w:p w:rsidR="00000000" w:rsidDel="00000000" w:rsidP="00000000" w:rsidRDefault="00000000" w:rsidRPr="00000000" w14:paraId="00000B32">
      <w:pPr>
        <w:rPr>
          <w:color w:val="4744e3"/>
          <w:u w:val="single"/>
        </w:rPr>
      </w:pPr>
      <w:r w:rsidDel="00000000" w:rsidR="00000000" w:rsidRPr="00000000">
        <w:rPr>
          <w:color w:val="4744e3"/>
          <w:u w:val="single"/>
          <w:rtl w:val="0"/>
        </w:rPr>
        <w:t xml:space="preserve">{{URLBase}}/api/app/enterprises/{dossierId}/analytics-mappings/by-operation/{id}</w:t>
      </w:r>
    </w:p>
    <w:p w:rsidR="00000000" w:rsidDel="00000000" w:rsidP="00000000" w:rsidRDefault="00000000" w:rsidRPr="00000000" w14:paraId="00000B33">
      <w:pPr>
        <w:pStyle w:val="Subtitle"/>
        <w:rPr/>
      </w:pPr>
      <w:bookmarkStart w:colFirst="0" w:colLast="0" w:name="_m7dzkdl6wjmu" w:id="362"/>
      <w:bookmarkEnd w:id="362"/>
      <w:r w:rsidDel="00000000" w:rsidR="00000000" w:rsidRPr="00000000">
        <w:rPr>
          <w:rtl w:val="0"/>
        </w:rPr>
        <w:t xml:space="preserve">Method</w:t>
      </w:r>
    </w:p>
    <w:p w:rsidR="00000000" w:rsidDel="00000000" w:rsidP="00000000" w:rsidRDefault="00000000" w:rsidRPr="00000000" w14:paraId="00000B34">
      <w:pPr>
        <w:rPr/>
      </w:pPr>
      <w:r w:rsidDel="00000000" w:rsidR="00000000" w:rsidRPr="00000000">
        <w:rPr>
          <w:rtl w:val="0"/>
        </w:rPr>
        <w:t xml:space="preserve">GET</w:t>
      </w:r>
    </w:p>
    <w:p w:rsidR="00000000" w:rsidDel="00000000" w:rsidP="00000000" w:rsidRDefault="00000000" w:rsidRPr="00000000" w14:paraId="00000B35">
      <w:pPr>
        <w:pStyle w:val="Subtitle"/>
        <w:rPr/>
      </w:pPr>
      <w:bookmarkStart w:colFirst="0" w:colLast="0" w:name="_ld6cz06sg5j4" w:id="363"/>
      <w:bookmarkEnd w:id="363"/>
      <w:r w:rsidDel="00000000" w:rsidR="00000000" w:rsidRPr="00000000">
        <w:rPr>
          <w:rtl w:val="0"/>
        </w:rPr>
        <w:t xml:space="preserve">Paramètres (path)</w:t>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3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37">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jc w:val="left"/>
              <w:rPr>
                <w:color w:val="434343"/>
              </w:rPr>
            </w:pPr>
            <w:r w:rsidDel="00000000" w:rsidR="00000000" w:rsidRPr="00000000">
              <w:rPr>
                <w:color w:val="434343"/>
                <w:rtl w:val="0"/>
              </w:rPr>
              <w:t xml:space="preserve">Id de l’opération</w:t>
            </w:r>
          </w:p>
        </w:tc>
      </w:tr>
    </w:tbl>
    <w:p w:rsidR="00000000" w:rsidDel="00000000" w:rsidP="00000000" w:rsidRDefault="00000000" w:rsidRPr="00000000" w14:paraId="00000B3C">
      <w:pPr>
        <w:rPr>
          <w:color w:val="434343"/>
        </w:rPr>
      </w:pPr>
      <w:r w:rsidDel="00000000" w:rsidR="00000000" w:rsidRPr="00000000">
        <w:rPr>
          <w:rtl w:val="0"/>
        </w:rPr>
      </w:r>
    </w:p>
    <w:p w:rsidR="00000000" w:rsidDel="00000000" w:rsidP="00000000" w:rsidRDefault="00000000" w:rsidRPr="00000000" w14:paraId="00000B3D">
      <w:pPr>
        <w:pStyle w:val="Heading4"/>
        <w:rPr/>
      </w:pPr>
      <w:bookmarkStart w:colFirst="0" w:colLast="0" w:name="_qclehl7yqs1m" w:id="364"/>
      <w:bookmarkEnd w:id="364"/>
      <w:r w:rsidDel="00000000" w:rsidR="00000000" w:rsidRPr="00000000">
        <w:rPr>
          <w:rtl w:val="0"/>
        </w:rPr>
        <w:t xml:space="preserve">Réponse</w:t>
      </w:r>
    </w:p>
    <w:p w:rsidR="00000000" w:rsidDel="00000000" w:rsidP="00000000" w:rsidRDefault="00000000" w:rsidRPr="00000000" w14:paraId="00000B3E">
      <w:pPr>
        <w:pStyle w:val="Subtitle"/>
        <w:rPr/>
      </w:pPr>
      <w:bookmarkStart w:colFirst="0" w:colLast="0" w:name="_vh7e94qhl961" w:id="365"/>
      <w:bookmarkEnd w:id="365"/>
      <w:r w:rsidDel="00000000" w:rsidR="00000000" w:rsidRPr="00000000">
        <w:rPr>
          <w:rtl w:val="0"/>
        </w:rPr>
        <w:t xml:space="preserve">Content-type</w:t>
      </w:r>
    </w:p>
    <w:p w:rsidR="00000000" w:rsidDel="00000000" w:rsidP="00000000" w:rsidRDefault="00000000" w:rsidRPr="00000000" w14:paraId="00000B3F">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B40">
      <w:pPr>
        <w:pStyle w:val="Subtitle"/>
        <w:rPr/>
      </w:pPr>
      <w:bookmarkStart w:colFirst="0" w:colLast="0" w:name="_i4u98wk6zq75" w:id="366"/>
      <w:bookmarkEnd w:id="366"/>
      <w:r w:rsidDel="00000000" w:rsidR="00000000" w:rsidRPr="00000000">
        <w:rPr>
          <w:rtl w:val="0"/>
        </w:rPr>
        <w:t xml:space="preserve">Response Body</w:t>
      </w:r>
    </w:p>
    <w:p w:rsidR="00000000" w:rsidDel="00000000" w:rsidP="00000000" w:rsidRDefault="00000000" w:rsidRPr="00000000" w14:paraId="00000B41">
      <w:pPr>
        <w:rPr>
          <w:color w:val="434343"/>
        </w:rPr>
      </w:pPr>
      <w:r w:rsidDel="00000000" w:rsidR="00000000" w:rsidRPr="00000000">
        <w:rPr>
          <w:rtl w:val="0"/>
        </w:rPr>
      </w:r>
    </w:p>
    <w:tbl>
      <w:tblPr>
        <w:tblStyle w:val="Table1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42">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4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jc w:val="left"/>
              <w:rPr>
                <w:color w:val="434343"/>
              </w:rPr>
            </w:pPr>
            <w:r w:rsidDel="00000000" w:rsidR="00000000" w:rsidRPr="00000000">
              <w:rPr>
                <w:color w:val="434343"/>
                <w:rtl w:val="0"/>
              </w:rPr>
              <w:t xml:space="preserve">Tableau de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jc w:val="left"/>
              <w:rPr>
                <w:color w:val="434343"/>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jc w:val="left"/>
              <w:rPr>
                <w:color w:val="434343"/>
              </w:rPr>
            </w:pPr>
            <w:r w:rsidDel="00000000" w:rsidR="00000000" w:rsidRPr="00000000">
              <w:rPr>
                <w:color w:val="434343"/>
                <w:rtl w:val="0"/>
              </w:rPr>
              <w:t xml:space="preserve">Id du mapping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jc w:val="left"/>
              <w:rPr>
                <w:color w:val="434343"/>
              </w:rPr>
            </w:pPr>
            <w:r w:rsidDel="00000000" w:rsidR="00000000" w:rsidRPr="00000000">
              <w:rPr>
                <w:color w:val="434343"/>
                <w:rtl w:val="0"/>
              </w:rPr>
              <w:t xml:space="preserve">AxisName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jc w:val="left"/>
              <w:rPr>
                <w:color w:val="434343"/>
              </w:rPr>
            </w:pPr>
            <w:r w:rsidDel="00000000" w:rsidR="00000000" w:rsidRPr="00000000">
              <w:rPr>
                <w:color w:val="434343"/>
                <w:rtl w:val="0"/>
              </w:rPr>
              <w:t xml:space="preserve">Nom de l’axe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jc w:val="left"/>
              <w:rPr>
                <w:color w:val="434343"/>
              </w:rPr>
            </w:pPr>
            <w:r w:rsidDel="00000000" w:rsidR="00000000" w:rsidRPr="00000000">
              <w:rPr>
                <w:color w:val="434343"/>
                <w:rtl w:val="0"/>
              </w:rPr>
              <w:t xml:space="preserve">TagName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jc w:val="left"/>
              <w:rPr>
                <w:color w:val="434343"/>
              </w:rPr>
            </w:pPr>
            <w:r w:rsidDel="00000000" w:rsidR="00000000" w:rsidRPr="00000000">
              <w:rPr>
                <w:color w:val="434343"/>
                <w:rtl w:val="0"/>
              </w:rPr>
              <w:t xml:space="preserve">Nom du tag importé</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jc w:val="left"/>
              <w:rPr>
                <w:color w:val="434343"/>
              </w:rPr>
            </w:pPr>
            <w:r w:rsidDel="00000000" w:rsidR="00000000" w:rsidRPr="00000000">
              <w:rPr>
                <w:color w:val="434343"/>
                <w:rtl w:val="0"/>
              </w:rPr>
              <w:t xml:space="preserve">AxisId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jc w:val="left"/>
              <w:rPr>
                <w:color w:val="434343"/>
              </w:rPr>
            </w:pPr>
            <w:r w:rsidDel="00000000" w:rsidR="00000000" w:rsidRPr="00000000">
              <w:rPr>
                <w:color w:val="434343"/>
                <w:rtl w:val="0"/>
              </w:rPr>
              <w:t xml:space="preserve">Id de l’axe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jc w:val="left"/>
              <w:rPr>
                <w:color w:val="434343"/>
              </w:rPr>
            </w:pPr>
            <w:r w:rsidDel="00000000" w:rsidR="00000000" w:rsidRPr="00000000">
              <w:rPr>
                <w:color w:val="434343"/>
                <w:rtl w:val="0"/>
              </w:rPr>
              <w:t xml:space="preserve">TagId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jc w:val="left"/>
              <w:rPr>
                <w:color w:val="434343"/>
              </w:rPr>
            </w:pPr>
            <w:r w:rsidDel="00000000" w:rsidR="00000000" w:rsidRPr="00000000">
              <w:rPr>
                <w:color w:val="434343"/>
                <w:rtl w:val="0"/>
              </w:rPr>
              <w:t xml:space="preserve">Id du tag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jc w:val="left"/>
              <w:rPr>
                <w:color w:val="434343"/>
              </w:rPr>
            </w:pPr>
            <w:r w:rsidDel="00000000" w:rsidR="00000000" w:rsidRPr="00000000">
              <w:rPr>
                <w:color w:val="434343"/>
                <w:rtl w:val="0"/>
              </w:rPr>
              <w:t xml:space="preserve">State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jc w:val="left"/>
              <w:rPr>
                <w:color w:val="434343"/>
              </w:rPr>
            </w:pPr>
            <w:r w:rsidDel="00000000" w:rsidR="00000000" w:rsidRPr="00000000">
              <w:rPr>
                <w:color w:val="434343"/>
                <w:rtl w:val="0"/>
              </w:rPr>
              <w:t xml:space="preserve">Statut du mapping, une valeure parmi :</w:t>
            </w:r>
          </w:p>
          <w:p w:rsidR="00000000" w:rsidDel="00000000" w:rsidP="00000000" w:rsidRDefault="00000000" w:rsidRPr="00000000" w14:paraId="00000B52">
            <w:pPr>
              <w:widowControl w:val="0"/>
              <w:numPr>
                <w:ilvl w:val="0"/>
                <w:numId w:val="9"/>
              </w:numPr>
              <w:ind w:left="720" w:hanging="360"/>
              <w:jc w:val="left"/>
              <w:rPr>
                <w:color w:val="434343"/>
              </w:rPr>
            </w:pPr>
            <w:r w:rsidDel="00000000" w:rsidR="00000000" w:rsidRPr="00000000">
              <w:rPr>
                <w:color w:val="38761d"/>
                <w:rtl w:val="0"/>
              </w:rPr>
              <w:t xml:space="preserve">ApiSuggested </w:t>
            </w:r>
            <w:r w:rsidDel="00000000" w:rsidR="00000000" w:rsidRPr="00000000">
              <w:rPr>
                <w:color w:val="434343"/>
                <w:rtl w:val="0"/>
              </w:rPr>
              <w:t xml:space="preserve">: suggestion automatique</w:t>
            </w:r>
          </w:p>
          <w:p w:rsidR="00000000" w:rsidDel="00000000" w:rsidP="00000000" w:rsidRDefault="00000000" w:rsidRPr="00000000" w14:paraId="00000B53">
            <w:pPr>
              <w:widowControl w:val="0"/>
              <w:numPr>
                <w:ilvl w:val="0"/>
                <w:numId w:val="9"/>
              </w:numPr>
              <w:ind w:left="720" w:hanging="360"/>
              <w:jc w:val="left"/>
              <w:rPr>
                <w:color w:val="434343"/>
              </w:rPr>
            </w:pPr>
            <w:r w:rsidDel="00000000" w:rsidR="00000000" w:rsidRPr="00000000">
              <w:rPr>
                <w:color w:val="38761d"/>
                <w:rtl w:val="0"/>
              </w:rPr>
              <w:t xml:space="preserve">UserMapped </w:t>
            </w:r>
            <w:r w:rsidDel="00000000" w:rsidR="00000000" w:rsidRPr="00000000">
              <w:rPr>
                <w:color w:val="434343"/>
                <w:rtl w:val="0"/>
              </w:rPr>
              <w:t xml:space="preserve">: mappé par l’utilisateur</w:t>
            </w:r>
          </w:p>
        </w:tc>
      </w:tr>
    </w:tbl>
    <w:p w:rsidR="00000000" w:rsidDel="00000000" w:rsidP="00000000" w:rsidRDefault="00000000" w:rsidRPr="00000000" w14:paraId="00000B54">
      <w:pPr>
        <w:pStyle w:val="Heading4"/>
        <w:rPr/>
      </w:pPr>
      <w:bookmarkStart w:colFirst="0" w:colLast="0" w:name="_ckdkg7cec1uo" w:id="367"/>
      <w:bookmarkEnd w:id="367"/>
      <w:r w:rsidDel="00000000" w:rsidR="00000000" w:rsidRPr="00000000">
        <w:rPr>
          <w:rtl w:val="0"/>
        </w:rPr>
        <w:t xml:space="preserve">Exemple</w:t>
      </w:r>
    </w:p>
    <w:p w:rsidR="00000000" w:rsidDel="00000000" w:rsidP="00000000" w:rsidRDefault="00000000" w:rsidRPr="00000000" w14:paraId="00000B55">
      <w:pPr>
        <w:rPr>
          <w:color w:val="555555"/>
          <w:sz w:val="18"/>
          <w:szCs w:val="18"/>
          <w:shd w:fill="41444e" w:val="clear"/>
        </w:rPr>
      </w:pPr>
      <w:r w:rsidDel="00000000" w:rsidR="00000000" w:rsidRPr="00000000">
        <w:rPr>
          <w:rtl w:val="0"/>
        </w:rPr>
      </w:r>
    </w:p>
    <w:tbl>
      <w:tblPr>
        <w:tblStyle w:val="Table124"/>
        <w:jc w:val="left"/>
        <w:tblLayout w:type="fixed"/>
        <w:tblLook w:val="0600"/>
      </w:tblPr>
      <w:tblGrid>
        <w:gridCol w:w="9029"/>
        <w:tblGridChange w:id="0">
          <w:tblGrid>
            <w:gridCol w:w="9029"/>
          </w:tblGrid>
        </w:tblGridChange>
      </w:tblGrid>
      <w:tr>
        <w:trPr>
          <w:cantSplit w:val="0"/>
          <w:trHeight w:val="195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B5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B5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"Id": 1463,</w:t>
            </w:r>
          </w:p>
          <w:p w:rsidR="00000000" w:rsidDel="00000000" w:rsidP="00000000" w:rsidRDefault="00000000" w:rsidRPr="00000000" w14:paraId="00000B5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"AxisName": "Pays",</w:t>
            </w:r>
          </w:p>
          <w:p w:rsidR="00000000" w:rsidDel="00000000" w:rsidP="00000000" w:rsidRDefault="00000000" w:rsidRPr="00000000" w14:paraId="00000B5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"TagName": "France",</w:t>
            </w:r>
          </w:p>
          <w:p w:rsidR="00000000" w:rsidDel="00000000" w:rsidP="00000000" w:rsidRDefault="00000000" w:rsidRPr="00000000" w14:paraId="00000B5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"AxisId": 124,</w:t>
            </w:r>
          </w:p>
          <w:p w:rsidR="00000000" w:rsidDel="00000000" w:rsidP="00000000" w:rsidRDefault="00000000" w:rsidRPr="00000000" w14:paraId="00000B5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"TagId": 456,</w:t>
            </w:r>
          </w:p>
          <w:p w:rsidR="00000000" w:rsidDel="00000000" w:rsidP="00000000" w:rsidRDefault="00000000" w:rsidRPr="00000000" w14:paraId="00000B5D">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ab/>
              <w:t xml:space="preserve">"State": "ApiSuggested"</w:t>
            </w:r>
          </w:p>
          <w:p w:rsidR="00000000" w:rsidDel="00000000" w:rsidP="00000000" w:rsidRDefault="00000000" w:rsidRPr="00000000" w14:paraId="00000B5E">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w:t>
            </w:r>
          </w:p>
          <w:p w:rsidR="00000000" w:rsidDel="00000000" w:rsidP="00000000" w:rsidRDefault="00000000" w:rsidRPr="00000000" w14:paraId="00000B5F">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B60">
      <w:pPr>
        <w:pStyle w:val="Heading3"/>
        <w:rPr/>
      </w:pPr>
      <w:bookmarkStart w:colFirst="0" w:colLast="0" w:name="_7amsd52l4kv4" w:id="368"/>
      <w:bookmarkEnd w:id="368"/>
      <w:r w:rsidDel="00000000" w:rsidR="00000000" w:rsidRPr="00000000">
        <w:rPr>
          <w:rtl w:val="0"/>
        </w:rPr>
        <w:t xml:space="preserve">Mapping d’un axe/tag du FEC avec un axe/tag Inqom (statut WaitingUserAction)</w:t>
      </w:r>
    </w:p>
    <w:p w:rsidR="00000000" w:rsidDel="00000000" w:rsidP="00000000" w:rsidRDefault="00000000" w:rsidRPr="00000000" w14:paraId="00000B61">
      <w:pPr>
        <w:pStyle w:val="Subtitle"/>
        <w:rPr/>
      </w:pPr>
      <w:bookmarkStart w:colFirst="0" w:colLast="0" w:name="_1q0xhzduozkp" w:id="369"/>
      <w:bookmarkEnd w:id="369"/>
      <w:r w:rsidDel="00000000" w:rsidR="00000000" w:rsidRPr="00000000">
        <w:rPr>
          <w:rtl w:val="0"/>
        </w:rPr>
        <w:t xml:space="preserve">URL</w:t>
      </w:r>
    </w:p>
    <w:p w:rsidR="00000000" w:rsidDel="00000000" w:rsidP="00000000" w:rsidRDefault="00000000" w:rsidRPr="00000000" w14:paraId="00000B62">
      <w:pPr>
        <w:rPr>
          <w:color w:val="4744e3"/>
          <w:u w:val="single"/>
        </w:rPr>
      </w:pPr>
      <w:r w:rsidDel="00000000" w:rsidR="00000000" w:rsidRPr="00000000">
        <w:rPr>
          <w:color w:val="4744e3"/>
          <w:u w:val="single"/>
          <w:rtl w:val="0"/>
        </w:rPr>
        <w:t xml:space="preserve">{{URLBase}}/api/app/enterprises/{dossierId}/analytics-mappings/{analyticsMappingId}</w:t>
      </w:r>
    </w:p>
    <w:p w:rsidR="00000000" w:rsidDel="00000000" w:rsidP="00000000" w:rsidRDefault="00000000" w:rsidRPr="00000000" w14:paraId="00000B63">
      <w:pPr>
        <w:pStyle w:val="Subtitle"/>
        <w:rPr/>
      </w:pPr>
      <w:bookmarkStart w:colFirst="0" w:colLast="0" w:name="_j9eelnjrjymb" w:id="370"/>
      <w:bookmarkEnd w:id="370"/>
      <w:r w:rsidDel="00000000" w:rsidR="00000000" w:rsidRPr="00000000">
        <w:rPr>
          <w:rtl w:val="0"/>
        </w:rPr>
        <w:t xml:space="preserve">Method</w:t>
      </w:r>
    </w:p>
    <w:p w:rsidR="00000000" w:rsidDel="00000000" w:rsidP="00000000" w:rsidRDefault="00000000" w:rsidRPr="00000000" w14:paraId="00000B64">
      <w:pPr>
        <w:rPr/>
      </w:pPr>
      <w:r w:rsidDel="00000000" w:rsidR="00000000" w:rsidRPr="00000000">
        <w:rPr>
          <w:rtl w:val="0"/>
        </w:rPr>
        <w:t xml:space="preserve">PUT</w:t>
      </w:r>
    </w:p>
    <w:p w:rsidR="00000000" w:rsidDel="00000000" w:rsidP="00000000" w:rsidRDefault="00000000" w:rsidRPr="00000000" w14:paraId="00000B65">
      <w:pPr>
        <w:pStyle w:val="Subtitle"/>
        <w:rPr/>
      </w:pPr>
      <w:bookmarkStart w:colFirst="0" w:colLast="0" w:name="_p0fvb26eb242" w:id="371"/>
      <w:bookmarkEnd w:id="371"/>
      <w:r w:rsidDel="00000000" w:rsidR="00000000" w:rsidRPr="00000000">
        <w:rPr>
          <w:rtl w:val="0"/>
        </w:rPr>
        <w:t xml:space="preserve">Paramètres (path)</w:t>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6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67">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jc w:val="left"/>
              <w:rPr>
                <w:color w:val="434343"/>
              </w:rPr>
            </w:pPr>
            <w:r w:rsidDel="00000000" w:rsidR="00000000" w:rsidRPr="00000000">
              <w:rPr>
                <w:color w:val="434343"/>
                <w:rtl w:val="0"/>
              </w:rPr>
              <w:t xml:space="preserve">analyticsMappingId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jc w:val="left"/>
              <w:rPr>
                <w:color w:val="434343"/>
              </w:rPr>
            </w:pPr>
            <w:r w:rsidDel="00000000" w:rsidR="00000000" w:rsidRPr="00000000">
              <w:rPr>
                <w:color w:val="434343"/>
                <w:rtl w:val="0"/>
              </w:rPr>
              <w:t xml:space="preserve">Id du mapping de l’axe/tag</w:t>
            </w:r>
          </w:p>
        </w:tc>
      </w:tr>
    </w:tbl>
    <w:p w:rsidR="00000000" w:rsidDel="00000000" w:rsidP="00000000" w:rsidRDefault="00000000" w:rsidRPr="00000000" w14:paraId="00000B6C">
      <w:pPr>
        <w:pStyle w:val="Subtitle"/>
        <w:rPr/>
      </w:pPr>
      <w:bookmarkStart w:colFirst="0" w:colLast="0" w:name="_3bk6pvfe8ldf" w:id="372"/>
      <w:bookmarkEnd w:id="372"/>
      <w:r w:rsidDel="00000000" w:rsidR="00000000" w:rsidRPr="00000000">
        <w:rPr>
          <w:rtl w:val="0"/>
        </w:rPr>
        <w:t xml:space="preserve">Paramètres (body)</w:t>
      </w:r>
    </w:p>
    <w:p w:rsidR="00000000" w:rsidDel="00000000" w:rsidP="00000000" w:rsidRDefault="00000000" w:rsidRPr="00000000" w14:paraId="00000B6D">
      <w:pPr>
        <w:rPr>
          <w:color w:val="434343"/>
        </w:rPr>
      </w:pPr>
      <w:r w:rsidDel="00000000" w:rsidR="00000000" w:rsidRPr="00000000">
        <w:rPr>
          <w:rtl w:val="0"/>
        </w:rPr>
      </w:r>
    </w:p>
    <w:tbl>
      <w:tblPr>
        <w:tblStyle w:val="Table1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6E">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6F">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jc w:val="left"/>
              <w:rPr>
                <w:color w:val="434343"/>
              </w:rPr>
            </w:pPr>
            <w:r w:rsidDel="00000000" w:rsidR="00000000" w:rsidRPr="00000000">
              <w:rPr>
                <w:rFonts w:ascii="Arial" w:cs="Arial" w:eastAsia="Arial" w:hAnsi="Arial"/>
                <w:color w:val="3b4151"/>
                <w:sz w:val="24"/>
                <w:szCs w:val="24"/>
                <w:rtl w:val="0"/>
              </w:rPr>
              <w:t xml:space="preserve">axisId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jc w:val="left"/>
              <w:rPr>
                <w:color w:val="434343"/>
              </w:rPr>
            </w:pPr>
            <w:r w:rsidDel="00000000" w:rsidR="00000000" w:rsidRPr="00000000">
              <w:rPr>
                <w:color w:val="434343"/>
                <w:rtl w:val="0"/>
              </w:rPr>
              <w:t xml:space="preserve">Id de l’axe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jc w:val="left"/>
              <w:rPr>
                <w:rFonts w:ascii="Arial" w:cs="Arial" w:eastAsia="Arial" w:hAnsi="Arial"/>
                <w:color w:val="3b4151"/>
                <w:sz w:val="24"/>
                <w:szCs w:val="24"/>
              </w:rPr>
            </w:pPr>
            <w:r w:rsidDel="00000000" w:rsidR="00000000" w:rsidRPr="00000000">
              <w:rPr>
                <w:rFonts w:ascii="Arial" w:cs="Arial" w:eastAsia="Arial" w:hAnsi="Arial"/>
                <w:color w:val="3b4151"/>
                <w:sz w:val="24"/>
                <w:szCs w:val="24"/>
                <w:rtl w:val="0"/>
              </w:rPr>
              <w:t xml:space="preserve">tagId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jc w:val="left"/>
              <w:rPr>
                <w:color w:val="434343"/>
              </w:rPr>
            </w:pPr>
            <w:r w:rsidDel="00000000" w:rsidR="00000000" w:rsidRPr="00000000">
              <w:rPr>
                <w:color w:val="434343"/>
                <w:rtl w:val="0"/>
              </w:rPr>
              <w:t xml:space="preserve">Id du tag Inqom</w:t>
            </w:r>
          </w:p>
        </w:tc>
      </w:tr>
    </w:tbl>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3"/>
        <w:rPr/>
      </w:pPr>
      <w:bookmarkStart w:colFirst="0" w:colLast="0" w:name="_ja6x8z97095p" w:id="373"/>
      <w:bookmarkEnd w:id="373"/>
      <w:r w:rsidDel="00000000" w:rsidR="00000000" w:rsidRPr="00000000">
        <w:rPr>
          <w:rtl w:val="0"/>
        </w:rPr>
        <w:t xml:space="preserve">Intégration du FEC (statut WaitingUserAction)</w:t>
      </w:r>
    </w:p>
    <w:p w:rsidR="00000000" w:rsidDel="00000000" w:rsidP="00000000" w:rsidRDefault="00000000" w:rsidRPr="00000000" w14:paraId="00000B76">
      <w:pPr>
        <w:rPr/>
      </w:pPr>
      <w:r w:rsidDel="00000000" w:rsidR="00000000" w:rsidRPr="00000000">
        <w:rPr>
          <w:rtl w:val="0"/>
        </w:rPr>
        <w:t xml:space="preserve">Une fois que tous les problèmes sont résolus, les journaux et comptes sont correctement mappés. Il faut passer à l’étape suivante avec l’intégration des écritures en utilisant ce end point.</w:t>
      </w:r>
      <w:r w:rsidDel="00000000" w:rsidR="00000000" w:rsidRPr="00000000">
        <w:rPr>
          <w:rtl w:val="0"/>
        </w:rPr>
      </w:r>
    </w:p>
    <w:p w:rsidR="00000000" w:rsidDel="00000000" w:rsidP="00000000" w:rsidRDefault="00000000" w:rsidRPr="00000000" w14:paraId="00000B77">
      <w:pPr>
        <w:pStyle w:val="Subtitle"/>
        <w:rPr/>
      </w:pPr>
      <w:bookmarkStart w:colFirst="0" w:colLast="0" w:name="_gmnkfl6mxl5p" w:id="374"/>
      <w:bookmarkEnd w:id="374"/>
      <w:r w:rsidDel="00000000" w:rsidR="00000000" w:rsidRPr="00000000">
        <w:rPr>
          <w:rtl w:val="0"/>
        </w:rPr>
        <w:t xml:space="preserve">URL</w:t>
      </w:r>
    </w:p>
    <w:p w:rsidR="00000000" w:rsidDel="00000000" w:rsidP="00000000" w:rsidRDefault="00000000" w:rsidRPr="00000000" w14:paraId="00000B78">
      <w:pPr>
        <w:rPr>
          <w:color w:val="4744e3"/>
          <w:u w:val="single"/>
        </w:rPr>
      </w:pPr>
      <w:r w:rsidDel="00000000" w:rsidR="00000000" w:rsidRPr="00000000">
        <w:rPr>
          <w:color w:val="4744e3"/>
          <w:u w:val="single"/>
          <w:rtl w:val="0"/>
        </w:rPr>
        <w:t xml:space="preserve">{{URLBase}}/api/app/enterprises/{dossierId}/operations/{operationId}/integrate</w:t>
      </w:r>
    </w:p>
    <w:p w:rsidR="00000000" w:rsidDel="00000000" w:rsidP="00000000" w:rsidRDefault="00000000" w:rsidRPr="00000000" w14:paraId="00000B79">
      <w:pPr>
        <w:pStyle w:val="Subtitle"/>
        <w:rPr/>
      </w:pPr>
      <w:bookmarkStart w:colFirst="0" w:colLast="0" w:name="_58p81fmm62gg" w:id="375"/>
      <w:bookmarkEnd w:id="375"/>
      <w:r w:rsidDel="00000000" w:rsidR="00000000" w:rsidRPr="00000000">
        <w:rPr>
          <w:rtl w:val="0"/>
        </w:rPr>
        <w:t xml:space="preserve">Method</w:t>
      </w:r>
    </w:p>
    <w:p w:rsidR="00000000" w:rsidDel="00000000" w:rsidP="00000000" w:rsidRDefault="00000000" w:rsidRPr="00000000" w14:paraId="00000B7A">
      <w:pPr>
        <w:rPr/>
      </w:pPr>
      <w:r w:rsidDel="00000000" w:rsidR="00000000" w:rsidRPr="00000000">
        <w:rPr>
          <w:rtl w:val="0"/>
        </w:rPr>
        <w:t xml:space="preserve">POST</w:t>
      </w:r>
    </w:p>
    <w:p w:rsidR="00000000" w:rsidDel="00000000" w:rsidP="00000000" w:rsidRDefault="00000000" w:rsidRPr="00000000" w14:paraId="00000B7B">
      <w:pPr>
        <w:pStyle w:val="Subtitle"/>
        <w:rPr/>
      </w:pPr>
      <w:bookmarkStart w:colFirst="0" w:colLast="0" w:name="_tafmqjbk7l9i" w:id="376"/>
      <w:bookmarkEnd w:id="376"/>
      <w:r w:rsidDel="00000000" w:rsidR="00000000" w:rsidRPr="00000000">
        <w:rPr>
          <w:rtl w:val="0"/>
        </w:rPr>
        <w:t xml:space="preserve">Paramètres (path)</w:t>
      </w:r>
    </w:p>
    <w:tbl>
      <w:tblPr>
        <w:tblStyle w:val="Table1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7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7D">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jc w:val="left"/>
              <w:rPr>
                <w:color w:val="434343"/>
              </w:rPr>
            </w:pPr>
            <w:r w:rsidDel="00000000" w:rsidR="00000000" w:rsidRPr="00000000">
              <w:rPr>
                <w:color w:val="434343"/>
                <w:rtl w:val="0"/>
              </w:rPr>
              <w:t xml:space="preserve">Id de l’opération d’import FEC</w:t>
            </w:r>
          </w:p>
        </w:tc>
      </w:tr>
    </w:tbl>
    <w:p w:rsidR="00000000" w:rsidDel="00000000" w:rsidP="00000000" w:rsidRDefault="00000000" w:rsidRPr="00000000" w14:paraId="00000B82">
      <w:pPr>
        <w:pStyle w:val="Heading3"/>
        <w:rPr/>
      </w:pPr>
      <w:bookmarkStart w:colFirst="0" w:colLast="0" w:name="_2l02zo4vlgqw" w:id="377"/>
      <w:bookmarkEnd w:id="377"/>
      <w:r w:rsidDel="00000000" w:rsidR="00000000" w:rsidRPr="00000000">
        <w:rPr>
          <w:rtl w:val="0"/>
        </w:rPr>
        <w:t xml:space="preserve">Suppression d’un import FEC</w:t>
      </w:r>
    </w:p>
    <w:p w:rsidR="00000000" w:rsidDel="00000000" w:rsidP="00000000" w:rsidRDefault="00000000" w:rsidRPr="00000000" w14:paraId="00000B83">
      <w:pPr>
        <w:rPr>
          <w:b w:val="1"/>
          <w:bCs w:val="1"/>
          <w:color w:val="ff0000"/>
          <w:u w:val="single"/>
        </w:rPr>
      </w:pPr>
      <w:r w:rsidDel="00000000" w:rsidR="00000000" w:rsidRPr="00000000">
        <w:rPr>
          <w:rtl w:val="0"/>
        </w:rPr>
        <w:t xml:space="preserve">Supprime l’opération </w:t>
      </w:r>
      <w:r w:rsidDel="00000000" w:rsidR="00000000" w:rsidRPr="00000000">
        <w:rPr>
          <w:b w:val="1"/>
          <w:bCs w:val="1"/>
          <w:color w:val="ff0000"/>
          <w:u w:val="single"/>
          <w:rtl w:val="0"/>
        </w:rPr>
        <w:t xml:space="preserve">ainsi que les écritures associées</w:t>
      </w:r>
    </w:p>
    <w:p w:rsidR="00000000" w:rsidDel="00000000" w:rsidP="00000000" w:rsidRDefault="00000000" w:rsidRPr="00000000" w14:paraId="00000B84">
      <w:pPr>
        <w:pStyle w:val="Subtitle"/>
        <w:rPr/>
      </w:pPr>
      <w:bookmarkStart w:colFirst="0" w:colLast="0" w:name="_30z1o8e6kble" w:id="378"/>
      <w:bookmarkEnd w:id="378"/>
      <w:r w:rsidDel="00000000" w:rsidR="00000000" w:rsidRPr="00000000">
        <w:rPr>
          <w:rtl w:val="0"/>
        </w:rPr>
        <w:t xml:space="preserve">URL</w:t>
      </w:r>
    </w:p>
    <w:p w:rsidR="00000000" w:rsidDel="00000000" w:rsidP="00000000" w:rsidRDefault="00000000" w:rsidRPr="00000000" w14:paraId="00000B85">
      <w:pPr>
        <w:rPr>
          <w:color w:val="4744e3"/>
          <w:u w:val="single"/>
        </w:rPr>
      </w:pPr>
      <w:r w:rsidDel="00000000" w:rsidR="00000000" w:rsidRPr="00000000">
        <w:rPr>
          <w:color w:val="4744e3"/>
          <w:u w:val="single"/>
          <w:rtl w:val="0"/>
        </w:rPr>
        <w:t xml:space="preserve">{{URLBase}}/api/app/enterprises/{dossierId}/operations/{operationId}</w:t>
      </w:r>
    </w:p>
    <w:p w:rsidR="00000000" w:rsidDel="00000000" w:rsidP="00000000" w:rsidRDefault="00000000" w:rsidRPr="00000000" w14:paraId="00000B86">
      <w:pPr>
        <w:pStyle w:val="Subtitle"/>
        <w:rPr/>
      </w:pPr>
      <w:bookmarkStart w:colFirst="0" w:colLast="0" w:name="_q92doy4xeom2" w:id="379"/>
      <w:bookmarkEnd w:id="379"/>
      <w:r w:rsidDel="00000000" w:rsidR="00000000" w:rsidRPr="00000000">
        <w:rPr>
          <w:rtl w:val="0"/>
        </w:rPr>
        <w:t xml:space="preserve">Method</w:t>
      </w:r>
    </w:p>
    <w:p w:rsidR="00000000" w:rsidDel="00000000" w:rsidP="00000000" w:rsidRDefault="00000000" w:rsidRPr="00000000" w14:paraId="00000B87">
      <w:pPr>
        <w:rPr/>
      </w:pPr>
      <w:r w:rsidDel="00000000" w:rsidR="00000000" w:rsidRPr="00000000">
        <w:rPr>
          <w:rtl w:val="0"/>
        </w:rPr>
        <w:t xml:space="preserve">DELETE</w:t>
      </w:r>
    </w:p>
    <w:p w:rsidR="00000000" w:rsidDel="00000000" w:rsidP="00000000" w:rsidRDefault="00000000" w:rsidRPr="00000000" w14:paraId="00000B88">
      <w:pPr>
        <w:pStyle w:val="Subtitle"/>
        <w:rPr/>
      </w:pPr>
      <w:bookmarkStart w:colFirst="0" w:colLast="0" w:name="_rw5r9nvhcwkq" w:id="380"/>
      <w:bookmarkEnd w:id="380"/>
      <w:r w:rsidDel="00000000" w:rsidR="00000000" w:rsidRPr="00000000">
        <w:rPr>
          <w:rtl w:val="0"/>
        </w:rPr>
        <w:t xml:space="preserve">Paramètres (path)</w:t>
      </w:r>
    </w:p>
    <w:tbl>
      <w:tblPr>
        <w:tblStyle w:val="Table1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89">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8A">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jc w:val="left"/>
              <w:rPr>
                <w:color w:val="434343"/>
              </w:rPr>
            </w:pPr>
            <w:r w:rsidDel="00000000" w:rsidR="00000000" w:rsidRPr="00000000">
              <w:rPr>
                <w:color w:val="434343"/>
                <w:rtl w:val="0"/>
              </w:rPr>
              <w:t xml:space="preserve">operationId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jc w:val="left"/>
              <w:rPr>
                <w:color w:val="434343"/>
              </w:rPr>
            </w:pPr>
            <w:r w:rsidDel="00000000" w:rsidR="00000000" w:rsidRPr="00000000">
              <w:rPr>
                <w:color w:val="434343"/>
                <w:rtl w:val="0"/>
              </w:rPr>
              <w:t xml:space="preserve">Id de l’opération d’import FEC</w:t>
            </w:r>
          </w:p>
        </w:tc>
      </w:tr>
    </w:tbl>
    <w:p w:rsidR="00000000" w:rsidDel="00000000" w:rsidP="00000000" w:rsidRDefault="00000000" w:rsidRPr="00000000" w14:paraId="00000B8F">
      <w:pPr>
        <w:pStyle w:val="Heading2"/>
        <w:rPr/>
      </w:pPr>
      <w:bookmarkStart w:colFirst="0" w:colLast="0" w:name="_uyee7zx1cuwl" w:id="381"/>
      <w:bookmarkEnd w:id="381"/>
      <w:r w:rsidDel="00000000" w:rsidR="00000000" w:rsidRPr="00000000">
        <w:rPr>
          <w:rtl w:val="0"/>
        </w:rPr>
        <w:t xml:space="preserve">Export FEC</w:t>
      </w:r>
    </w:p>
    <w:p w:rsidR="00000000" w:rsidDel="00000000" w:rsidP="00000000" w:rsidRDefault="00000000" w:rsidRPr="00000000" w14:paraId="00000B90">
      <w:pPr>
        <w:pStyle w:val="Heading3"/>
        <w:rPr/>
      </w:pPr>
      <w:bookmarkStart w:colFirst="0" w:colLast="0" w:name="_cpc8ox5jm5e0" w:id="382"/>
      <w:bookmarkEnd w:id="382"/>
      <w:r w:rsidDel="00000000" w:rsidR="00000000" w:rsidRPr="00000000">
        <w:rPr>
          <w:rtl w:val="0"/>
        </w:rPr>
        <w:t xml:space="preserve">Création d’une demande d’export FEC</w:t>
      </w:r>
    </w:p>
    <w:p w:rsidR="00000000" w:rsidDel="00000000" w:rsidP="00000000" w:rsidRDefault="00000000" w:rsidRPr="00000000" w14:paraId="00000B91">
      <w:pPr>
        <w:pStyle w:val="Subtitle"/>
        <w:rPr/>
      </w:pPr>
      <w:bookmarkStart w:colFirst="0" w:colLast="0" w:name="_mow0nleukf42" w:id="383"/>
      <w:bookmarkEnd w:id="383"/>
      <w:r w:rsidDel="00000000" w:rsidR="00000000" w:rsidRPr="00000000">
        <w:rPr>
          <w:rtl w:val="0"/>
        </w:rPr>
        <w:t xml:space="preserve">URL</w:t>
      </w:r>
    </w:p>
    <w:p w:rsidR="00000000" w:rsidDel="00000000" w:rsidP="00000000" w:rsidRDefault="00000000" w:rsidRPr="00000000" w14:paraId="00000B92">
      <w:pPr>
        <w:rPr>
          <w:color w:val="4744e3"/>
          <w:u w:val="single"/>
        </w:rPr>
      </w:pPr>
      <w:r w:rsidDel="00000000" w:rsidR="00000000" w:rsidRPr="00000000">
        <w:rPr>
          <w:color w:val="4744e3"/>
          <w:u w:val="single"/>
          <w:rtl w:val="0"/>
        </w:rPr>
        <w:t xml:space="preserve">{{URLBase}}/api/app/enterprises/{dossierId}/entries/exports/enqueue-fec</w:t>
      </w:r>
    </w:p>
    <w:p w:rsidR="00000000" w:rsidDel="00000000" w:rsidP="00000000" w:rsidRDefault="00000000" w:rsidRPr="00000000" w14:paraId="00000B93">
      <w:pPr>
        <w:pStyle w:val="Subtitle"/>
        <w:rPr/>
      </w:pPr>
      <w:bookmarkStart w:colFirst="0" w:colLast="0" w:name="_573tr7ewp5qk" w:id="384"/>
      <w:bookmarkEnd w:id="384"/>
      <w:r w:rsidDel="00000000" w:rsidR="00000000" w:rsidRPr="00000000">
        <w:rPr>
          <w:rtl w:val="0"/>
        </w:rPr>
        <w:t xml:space="preserve">Method</w:t>
      </w:r>
    </w:p>
    <w:p w:rsidR="00000000" w:rsidDel="00000000" w:rsidP="00000000" w:rsidRDefault="00000000" w:rsidRPr="00000000" w14:paraId="00000B94">
      <w:pPr>
        <w:rPr/>
      </w:pPr>
      <w:r w:rsidDel="00000000" w:rsidR="00000000" w:rsidRPr="00000000">
        <w:rPr>
          <w:rtl w:val="0"/>
        </w:rPr>
        <w:t xml:space="preserve">POST</w:t>
      </w:r>
    </w:p>
    <w:p w:rsidR="00000000" w:rsidDel="00000000" w:rsidP="00000000" w:rsidRDefault="00000000" w:rsidRPr="00000000" w14:paraId="00000B95">
      <w:pPr>
        <w:pStyle w:val="Subtitle"/>
        <w:rPr/>
      </w:pPr>
      <w:bookmarkStart w:colFirst="0" w:colLast="0" w:name="_grzovsqutccd" w:id="385"/>
      <w:bookmarkEnd w:id="385"/>
      <w:r w:rsidDel="00000000" w:rsidR="00000000" w:rsidRPr="00000000">
        <w:rPr>
          <w:rtl w:val="0"/>
        </w:rPr>
        <w:t xml:space="preserve">Paramètres (path)</w:t>
      </w:r>
    </w:p>
    <w:tbl>
      <w:tblPr>
        <w:tblStyle w:val="Table1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9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97">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B9A">
      <w:pPr>
        <w:pStyle w:val="Subtitle"/>
        <w:rPr/>
      </w:pPr>
      <w:bookmarkStart w:colFirst="0" w:colLast="0" w:name="_hbire298xwfe" w:id="386"/>
      <w:bookmarkEnd w:id="386"/>
      <w:r w:rsidDel="00000000" w:rsidR="00000000" w:rsidRPr="00000000">
        <w:rPr>
          <w:rtl w:val="0"/>
        </w:rPr>
        <w:t xml:space="preserve">Paramètres (query)</w:t>
      </w:r>
    </w:p>
    <w:p w:rsidR="00000000" w:rsidDel="00000000" w:rsidP="00000000" w:rsidRDefault="00000000" w:rsidRPr="00000000" w14:paraId="00000B9B">
      <w:pPr>
        <w:rPr>
          <w:color w:val="434343"/>
        </w:rPr>
      </w:pPr>
      <w:r w:rsidDel="00000000" w:rsidR="00000000" w:rsidRPr="00000000">
        <w:rPr>
          <w:rtl w:val="0"/>
        </w:rPr>
      </w:r>
    </w:p>
    <w:tbl>
      <w:tblPr>
        <w:tblStyle w:val="Table1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9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9D">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jc w:val="left"/>
              <w:rPr>
                <w:color w:val="434343"/>
              </w:rPr>
            </w:pPr>
            <w:r w:rsidDel="00000000" w:rsidR="00000000" w:rsidRPr="00000000">
              <w:rPr>
                <w:color w:val="3b4151"/>
                <w:rtl w:val="0"/>
              </w:rPr>
              <w:t xml:space="preserve">exerciseId</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jc w:val="left"/>
              <w:rPr>
                <w:color w:val="434343"/>
              </w:rPr>
            </w:pPr>
            <w:r w:rsidDel="00000000" w:rsidR="00000000" w:rsidRPr="00000000">
              <w:rPr>
                <w:color w:val="434343"/>
                <w:rtl w:val="0"/>
              </w:rPr>
              <w:t xml:space="preserve">Id de l’exercice (obligatoire si beginDate et endDate ne sont pas définies)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jc w:val="left"/>
              <w:rPr>
                <w:color w:val="3b4151"/>
              </w:rPr>
            </w:pPr>
            <w:r w:rsidDel="00000000" w:rsidR="00000000" w:rsidRPr="00000000">
              <w:rPr>
                <w:color w:val="3b4151"/>
                <w:rtl w:val="0"/>
              </w:rPr>
              <w:t xml:space="preserve">beginDate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jc w:val="left"/>
              <w:rPr>
                <w:color w:val="434343"/>
              </w:rPr>
            </w:pPr>
            <w:r w:rsidDel="00000000" w:rsidR="00000000" w:rsidRPr="00000000">
              <w:rPr>
                <w:color w:val="434343"/>
                <w:rtl w:val="0"/>
              </w:rPr>
              <w:t xml:space="preserve">date de début (obligatoire si </w:t>
            </w:r>
            <w:r w:rsidDel="00000000" w:rsidR="00000000" w:rsidRPr="00000000">
              <w:rPr>
                <w:color w:val="3b4151"/>
                <w:rtl w:val="0"/>
              </w:rPr>
              <w:t xml:space="preserve">exerciseId</w:t>
            </w:r>
            <w:r w:rsidDel="00000000" w:rsidR="00000000" w:rsidRPr="00000000">
              <w:rPr>
                <w:color w:val="434343"/>
                <w:rtl w:val="0"/>
              </w:rPr>
              <w:t xml:space="preserve"> n’est pas définie)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jc w:val="left"/>
              <w:rPr>
                <w:color w:val="3b4151"/>
              </w:rPr>
            </w:pPr>
            <w:r w:rsidDel="00000000" w:rsidR="00000000" w:rsidRPr="00000000">
              <w:rPr>
                <w:color w:val="3b4151"/>
                <w:rtl w:val="0"/>
              </w:rPr>
              <w:t xml:space="preserve">endDate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jc w:val="left"/>
              <w:rPr>
                <w:color w:val="434343"/>
              </w:rPr>
            </w:pPr>
            <w:r w:rsidDel="00000000" w:rsidR="00000000" w:rsidRPr="00000000">
              <w:rPr>
                <w:color w:val="434343"/>
                <w:rtl w:val="0"/>
              </w:rPr>
              <w:t xml:space="preserve">date de fin (obligatoire si </w:t>
            </w:r>
            <w:r w:rsidDel="00000000" w:rsidR="00000000" w:rsidRPr="00000000">
              <w:rPr>
                <w:color w:val="3b4151"/>
                <w:rtl w:val="0"/>
              </w:rPr>
              <w:t xml:space="preserve">exerciseId</w:t>
            </w:r>
            <w:r w:rsidDel="00000000" w:rsidR="00000000" w:rsidRPr="00000000">
              <w:rPr>
                <w:color w:val="434343"/>
                <w:rtl w:val="0"/>
              </w:rPr>
              <w:t xml:space="preserve"> n’est pas définie)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jc w:val="left"/>
              <w:rPr>
                <w:color w:val="3b4151"/>
              </w:rPr>
            </w:pPr>
            <w:r w:rsidDel="00000000" w:rsidR="00000000" w:rsidRPr="00000000">
              <w:rPr>
                <w:color w:val="3b4151"/>
                <w:rtl w:val="0"/>
              </w:rPr>
              <w:t xml:space="preserve">createdAfter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jc w:val="left"/>
              <w:rPr>
                <w:color w:val="434343"/>
              </w:rPr>
            </w:pPr>
            <w:r w:rsidDel="00000000" w:rsidR="00000000" w:rsidRPr="00000000">
              <w:rPr>
                <w:color w:val="434343"/>
                <w:rtl w:val="0"/>
              </w:rPr>
              <w:t xml:space="preserve">écritures créées après la date (facultatif)</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jc w:val="left"/>
              <w:rPr>
                <w:color w:val="3b4151"/>
              </w:rPr>
            </w:pPr>
            <w:r w:rsidDel="00000000" w:rsidR="00000000" w:rsidRPr="00000000">
              <w:rPr>
                <w:color w:val="3b4151"/>
                <w:rtl w:val="0"/>
              </w:rPr>
              <w:t xml:space="preserve">exportType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jc w:val="left"/>
              <w:rPr>
                <w:color w:val="434343"/>
              </w:rPr>
            </w:pPr>
            <w:r w:rsidDel="00000000" w:rsidR="00000000" w:rsidRPr="00000000">
              <w:rPr>
                <w:color w:val="434343"/>
                <w:rtl w:val="0"/>
              </w:rPr>
              <w:t xml:space="preserve">une valeur parmi :</w:t>
            </w:r>
          </w:p>
          <w:p w:rsidR="00000000" w:rsidDel="00000000" w:rsidP="00000000" w:rsidRDefault="00000000" w:rsidRPr="00000000" w14:paraId="00000BA8">
            <w:pPr>
              <w:widowControl w:val="0"/>
              <w:numPr>
                <w:ilvl w:val="0"/>
                <w:numId w:val="6"/>
              </w:numPr>
              <w:ind w:left="720" w:hanging="360"/>
              <w:jc w:val="left"/>
              <w:rPr>
                <w:color w:val="434343"/>
              </w:rPr>
            </w:pPr>
            <w:r w:rsidDel="00000000" w:rsidR="00000000" w:rsidRPr="00000000">
              <w:rPr>
                <w:color w:val="434343"/>
                <w:rtl w:val="0"/>
              </w:rPr>
              <w:t xml:space="preserve">None : FEC standard</w:t>
            </w:r>
          </w:p>
          <w:p w:rsidR="00000000" w:rsidDel="00000000" w:rsidP="00000000" w:rsidRDefault="00000000" w:rsidRPr="00000000" w14:paraId="00000BA9">
            <w:pPr>
              <w:widowControl w:val="0"/>
              <w:numPr>
                <w:ilvl w:val="0"/>
                <w:numId w:val="6"/>
              </w:numPr>
              <w:ind w:left="720" w:hanging="360"/>
              <w:jc w:val="left"/>
              <w:rPr>
                <w:color w:val="434343"/>
              </w:rPr>
            </w:pPr>
            <w:r w:rsidDel="00000000" w:rsidR="00000000" w:rsidRPr="00000000">
              <w:rPr>
                <w:color w:val="434343"/>
                <w:rtl w:val="0"/>
              </w:rPr>
              <w:t xml:space="preserve">StandardAnalytic : FEC avec Analytique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jc w:val="left"/>
              <w:rPr>
                <w:color w:val="3b4151"/>
              </w:rPr>
            </w:pPr>
            <w:r w:rsidDel="00000000" w:rsidR="00000000" w:rsidRPr="00000000">
              <w:rPr>
                <w:color w:val="3b4151"/>
                <w:rtl w:val="0"/>
              </w:rPr>
              <w:t xml:space="preserve">excludeEntriesOnSitJournal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jc w:val="left"/>
              <w:rPr>
                <w:color w:val="434343"/>
              </w:rPr>
            </w:pPr>
            <w:r w:rsidDel="00000000" w:rsidR="00000000" w:rsidRPr="00000000">
              <w:rPr>
                <w:color w:val="434343"/>
                <w:rtl w:val="0"/>
              </w:rPr>
              <w:t xml:space="preserve">exclure les écritures du journal Situation (facultatif)</w:t>
            </w:r>
          </w:p>
        </w:tc>
      </w:tr>
    </w:tbl>
    <w:p w:rsidR="00000000" w:rsidDel="00000000" w:rsidP="00000000" w:rsidRDefault="00000000" w:rsidRPr="00000000" w14:paraId="00000BAC">
      <w:pPr>
        <w:rPr>
          <w:color w:val="434343"/>
        </w:rPr>
      </w:pPr>
      <w:r w:rsidDel="00000000" w:rsidR="00000000" w:rsidRPr="00000000">
        <w:rPr>
          <w:rtl w:val="0"/>
        </w:rPr>
      </w:r>
    </w:p>
    <w:p w:rsidR="00000000" w:rsidDel="00000000" w:rsidP="00000000" w:rsidRDefault="00000000" w:rsidRPr="00000000" w14:paraId="00000BAD">
      <w:pPr>
        <w:pStyle w:val="Heading4"/>
        <w:rPr/>
      </w:pPr>
      <w:bookmarkStart w:colFirst="0" w:colLast="0" w:name="_ik3dte5pxgqs" w:id="387"/>
      <w:bookmarkEnd w:id="387"/>
      <w:r w:rsidDel="00000000" w:rsidR="00000000" w:rsidRPr="00000000">
        <w:rPr>
          <w:rtl w:val="0"/>
        </w:rPr>
        <w:t xml:space="preserve">Réponse</w:t>
      </w:r>
    </w:p>
    <w:p w:rsidR="00000000" w:rsidDel="00000000" w:rsidP="00000000" w:rsidRDefault="00000000" w:rsidRPr="00000000" w14:paraId="00000BAE">
      <w:pPr>
        <w:pStyle w:val="Subtitle"/>
        <w:rPr/>
      </w:pPr>
      <w:bookmarkStart w:colFirst="0" w:colLast="0" w:name="_g8mf6fz7lz2o" w:id="388"/>
      <w:bookmarkEnd w:id="388"/>
      <w:r w:rsidDel="00000000" w:rsidR="00000000" w:rsidRPr="00000000">
        <w:rPr>
          <w:rtl w:val="0"/>
        </w:rPr>
        <w:t xml:space="preserve">Content-type</w:t>
      </w:r>
    </w:p>
    <w:p w:rsidR="00000000" w:rsidDel="00000000" w:rsidP="00000000" w:rsidRDefault="00000000" w:rsidRPr="00000000" w14:paraId="00000BAF">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BB0">
      <w:pPr>
        <w:pStyle w:val="Subtitle"/>
        <w:rPr/>
      </w:pPr>
      <w:bookmarkStart w:colFirst="0" w:colLast="0" w:name="_3h03rzbpnsgv" w:id="389"/>
      <w:bookmarkEnd w:id="389"/>
      <w:r w:rsidDel="00000000" w:rsidR="00000000" w:rsidRPr="00000000">
        <w:rPr>
          <w:rtl w:val="0"/>
        </w:rPr>
        <w:t xml:space="preserve">Response Body</w:t>
      </w:r>
    </w:p>
    <w:p w:rsidR="00000000" w:rsidDel="00000000" w:rsidP="00000000" w:rsidRDefault="00000000" w:rsidRPr="00000000" w14:paraId="00000BB1">
      <w:pPr>
        <w:rPr>
          <w:color w:val="434343"/>
        </w:rPr>
      </w:pPr>
      <w:r w:rsidDel="00000000" w:rsidR="00000000" w:rsidRPr="00000000">
        <w:rPr>
          <w:rtl w:val="0"/>
        </w:rPr>
      </w:r>
    </w:p>
    <w:tbl>
      <w:tblPr>
        <w:tblStyle w:val="Table1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B2">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B3">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jc w:val="left"/>
              <w:rPr>
                <w:color w:val="434343"/>
              </w:rPr>
            </w:pPr>
            <w:r w:rsidDel="00000000" w:rsidR="00000000" w:rsidRPr="00000000">
              <w:rPr>
                <w:color w:val="434343"/>
                <w:rtl w:val="0"/>
              </w:rPr>
              <w:t xml:space="preserve">Id de l’export</w:t>
            </w:r>
          </w:p>
        </w:tc>
      </w:tr>
    </w:tbl>
    <w:p w:rsidR="00000000" w:rsidDel="00000000" w:rsidP="00000000" w:rsidRDefault="00000000" w:rsidRPr="00000000" w14:paraId="00000BB6">
      <w:pPr>
        <w:pStyle w:val="Heading4"/>
        <w:rPr/>
      </w:pPr>
      <w:bookmarkStart w:colFirst="0" w:colLast="0" w:name="_xra14gz2xo3a" w:id="390"/>
      <w:bookmarkEnd w:id="390"/>
      <w:r w:rsidDel="00000000" w:rsidR="00000000" w:rsidRPr="00000000">
        <w:rPr>
          <w:rtl w:val="0"/>
        </w:rPr>
        <w:t xml:space="preserve">Exemple</w:t>
      </w:r>
    </w:p>
    <w:p w:rsidR="00000000" w:rsidDel="00000000" w:rsidP="00000000" w:rsidRDefault="00000000" w:rsidRPr="00000000" w14:paraId="00000BB7">
      <w:pPr>
        <w:rPr>
          <w:color w:val="555555"/>
          <w:sz w:val="18"/>
          <w:szCs w:val="18"/>
          <w:shd w:fill="41444e" w:val="clear"/>
        </w:rPr>
      </w:pPr>
      <w:r w:rsidDel="00000000" w:rsidR="00000000" w:rsidRPr="00000000">
        <w:rPr>
          <w:rtl w:val="0"/>
        </w:rPr>
      </w:r>
    </w:p>
    <w:tbl>
      <w:tblPr>
        <w:tblStyle w:val="Table132"/>
        <w:jc w:val="left"/>
        <w:tblLayout w:type="fixed"/>
        <w:tblLook w:val="0600"/>
      </w:tblPr>
      <w:tblGrid>
        <w:gridCol w:w="9029"/>
        <w:tblGridChange w:id="0">
          <w:tblGrid>
            <w:gridCol w:w="9029"/>
          </w:tblGrid>
        </w:tblGridChange>
      </w:tblGrid>
      <w:tr>
        <w:trPr>
          <w:cantSplit w:val="0"/>
          <w:trHeight w:val="108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BB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ab/>
              <w:t xml:space="preserve">"Id": 1463</w:t>
            </w:r>
          </w:p>
          <w:p w:rsidR="00000000" w:rsidDel="00000000" w:rsidP="00000000" w:rsidRDefault="00000000" w:rsidRPr="00000000" w14:paraId="00000BB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BBB">
      <w:pPr>
        <w:pStyle w:val="Heading3"/>
        <w:rPr/>
      </w:pPr>
      <w:bookmarkStart w:colFirst="0" w:colLast="0" w:name="_fmt357p7rwje" w:id="391"/>
      <w:bookmarkEnd w:id="391"/>
      <w:r w:rsidDel="00000000" w:rsidR="00000000" w:rsidRPr="00000000">
        <w:rPr>
          <w:rtl w:val="0"/>
        </w:rPr>
        <w:t xml:space="preserve">Consultation d’une demande d’export FEC</w:t>
      </w:r>
    </w:p>
    <w:p w:rsidR="00000000" w:rsidDel="00000000" w:rsidP="00000000" w:rsidRDefault="00000000" w:rsidRPr="00000000" w14:paraId="00000BBC">
      <w:pPr>
        <w:pStyle w:val="Subtitle"/>
        <w:rPr/>
      </w:pPr>
      <w:bookmarkStart w:colFirst="0" w:colLast="0" w:name="_e37jfyof0iht" w:id="392"/>
      <w:bookmarkEnd w:id="392"/>
      <w:r w:rsidDel="00000000" w:rsidR="00000000" w:rsidRPr="00000000">
        <w:rPr>
          <w:rtl w:val="0"/>
        </w:rPr>
        <w:t xml:space="preserve">URL</w:t>
      </w:r>
    </w:p>
    <w:p w:rsidR="00000000" w:rsidDel="00000000" w:rsidP="00000000" w:rsidRDefault="00000000" w:rsidRPr="00000000" w14:paraId="00000BBD">
      <w:pPr>
        <w:rPr>
          <w:color w:val="4744e3"/>
          <w:u w:val="single"/>
        </w:rPr>
      </w:pPr>
      <w:r w:rsidDel="00000000" w:rsidR="00000000" w:rsidRPr="00000000">
        <w:rPr>
          <w:color w:val="4744e3"/>
          <w:u w:val="single"/>
          <w:rtl w:val="0"/>
        </w:rPr>
        <w:t xml:space="preserve">{{URLBase}}/api/app/enterprises/{dossierId}/entries/exports/{exportId}</w:t>
      </w:r>
    </w:p>
    <w:p w:rsidR="00000000" w:rsidDel="00000000" w:rsidP="00000000" w:rsidRDefault="00000000" w:rsidRPr="00000000" w14:paraId="00000BBE">
      <w:pPr>
        <w:pStyle w:val="Subtitle"/>
        <w:rPr/>
      </w:pPr>
      <w:bookmarkStart w:colFirst="0" w:colLast="0" w:name="_2bux1ognowmf" w:id="393"/>
      <w:bookmarkEnd w:id="393"/>
      <w:r w:rsidDel="00000000" w:rsidR="00000000" w:rsidRPr="00000000">
        <w:rPr>
          <w:rtl w:val="0"/>
        </w:rPr>
        <w:t xml:space="preserve">Method</w:t>
      </w:r>
    </w:p>
    <w:p w:rsidR="00000000" w:rsidDel="00000000" w:rsidP="00000000" w:rsidRDefault="00000000" w:rsidRPr="00000000" w14:paraId="00000BBF">
      <w:pPr>
        <w:rPr/>
      </w:pPr>
      <w:r w:rsidDel="00000000" w:rsidR="00000000" w:rsidRPr="00000000">
        <w:rPr>
          <w:rtl w:val="0"/>
        </w:rPr>
        <w:t xml:space="preserve">GET</w:t>
      </w:r>
    </w:p>
    <w:p w:rsidR="00000000" w:rsidDel="00000000" w:rsidP="00000000" w:rsidRDefault="00000000" w:rsidRPr="00000000" w14:paraId="00000BC0">
      <w:pPr>
        <w:pStyle w:val="Subtitle"/>
        <w:rPr/>
      </w:pPr>
      <w:bookmarkStart w:colFirst="0" w:colLast="0" w:name="_buqnxvumouuq" w:id="394"/>
      <w:bookmarkEnd w:id="394"/>
      <w:r w:rsidDel="00000000" w:rsidR="00000000" w:rsidRPr="00000000">
        <w:rPr>
          <w:rtl w:val="0"/>
        </w:rPr>
        <w:t xml:space="preserve">Paramètres (path)</w:t>
      </w:r>
    </w:p>
    <w:tbl>
      <w:tblPr>
        <w:tblStyle w:val="Table1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C1">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C2">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jc w:val="left"/>
              <w:rPr>
                <w:color w:val="434343"/>
              </w:rPr>
            </w:pPr>
            <w:r w:rsidDel="00000000" w:rsidR="00000000" w:rsidRPr="00000000">
              <w:rPr>
                <w:color w:val="434343"/>
                <w:rtl w:val="0"/>
              </w:rPr>
              <w:t xml:space="preserve">Id du dossier dans Inqom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jc w:val="left"/>
              <w:rPr>
                <w:color w:val="434343"/>
              </w:rPr>
            </w:pPr>
            <w:r w:rsidDel="00000000" w:rsidR="00000000" w:rsidRPr="00000000">
              <w:rPr>
                <w:color w:val="434343"/>
                <w:rtl w:val="0"/>
              </w:rPr>
              <w:t xml:space="preserve">exportId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jc w:val="left"/>
              <w:rPr>
                <w:color w:val="434343"/>
              </w:rPr>
            </w:pPr>
            <w:r w:rsidDel="00000000" w:rsidR="00000000" w:rsidRPr="00000000">
              <w:rPr>
                <w:color w:val="434343"/>
                <w:rtl w:val="0"/>
              </w:rPr>
              <w:t xml:space="preserve">Id de l’export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jc w:val="left"/>
              <w:rPr>
                <w:color w:val="434343"/>
              </w:rPr>
            </w:pPr>
            <w:r w:rsidDel="00000000" w:rsidR="00000000" w:rsidRPr="00000000">
              <w:rPr>
                <w:color w:val="434343"/>
                <w:rtl w:val="0"/>
              </w:rPr>
              <w:t xml:space="preserve">generatePublicUrl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jc w:val="left"/>
              <w:rPr>
                <w:color w:val="434343"/>
              </w:rPr>
            </w:pPr>
            <w:r w:rsidDel="00000000" w:rsidR="00000000" w:rsidRPr="00000000">
              <w:rPr>
                <w:color w:val="434343"/>
                <w:rtl w:val="0"/>
              </w:rPr>
              <w:t xml:space="preserve">Indique s’il faut générer une url publique vers le fichier généré (facultatif, par défaut : faux)</w:t>
            </w:r>
          </w:p>
        </w:tc>
      </w:tr>
    </w:tbl>
    <w:p w:rsidR="00000000" w:rsidDel="00000000" w:rsidP="00000000" w:rsidRDefault="00000000" w:rsidRPr="00000000" w14:paraId="00000BC9">
      <w:pPr>
        <w:rPr>
          <w:color w:val="434343"/>
        </w:rPr>
      </w:pPr>
      <w:r w:rsidDel="00000000" w:rsidR="00000000" w:rsidRPr="00000000">
        <w:rPr>
          <w:rtl w:val="0"/>
        </w:rPr>
      </w:r>
    </w:p>
    <w:p w:rsidR="00000000" w:rsidDel="00000000" w:rsidP="00000000" w:rsidRDefault="00000000" w:rsidRPr="00000000" w14:paraId="00000BCA">
      <w:pPr>
        <w:pStyle w:val="Heading4"/>
        <w:rPr/>
      </w:pPr>
      <w:bookmarkStart w:colFirst="0" w:colLast="0" w:name="_my23aewxiv6z" w:id="395"/>
      <w:bookmarkEnd w:id="395"/>
      <w:r w:rsidDel="00000000" w:rsidR="00000000" w:rsidRPr="00000000">
        <w:rPr>
          <w:rtl w:val="0"/>
        </w:rPr>
        <w:t xml:space="preserve">Réponse</w:t>
      </w:r>
    </w:p>
    <w:p w:rsidR="00000000" w:rsidDel="00000000" w:rsidP="00000000" w:rsidRDefault="00000000" w:rsidRPr="00000000" w14:paraId="00000BCB">
      <w:pPr>
        <w:pStyle w:val="Subtitle"/>
        <w:rPr/>
      </w:pPr>
      <w:bookmarkStart w:colFirst="0" w:colLast="0" w:name="_udkyzge11qj7" w:id="396"/>
      <w:bookmarkEnd w:id="396"/>
      <w:r w:rsidDel="00000000" w:rsidR="00000000" w:rsidRPr="00000000">
        <w:rPr>
          <w:rtl w:val="0"/>
        </w:rPr>
        <w:t xml:space="preserve">Content-type</w:t>
      </w:r>
    </w:p>
    <w:p w:rsidR="00000000" w:rsidDel="00000000" w:rsidP="00000000" w:rsidRDefault="00000000" w:rsidRPr="00000000" w14:paraId="00000BCC">
      <w:pPr>
        <w:rPr>
          <w:color w:val="434343"/>
        </w:rPr>
      </w:pPr>
      <w:r w:rsidDel="00000000" w:rsidR="00000000" w:rsidRPr="00000000">
        <w:rPr>
          <w:color w:val="434343"/>
          <w:rtl w:val="0"/>
        </w:rPr>
        <w:t xml:space="preserve">application/json; charset=utf-8 </w:t>
      </w:r>
    </w:p>
    <w:p w:rsidR="00000000" w:rsidDel="00000000" w:rsidP="00000000" w:rsidRDefault="00000000" w:rsidRPr="00000000" w14:paraId="00000BCD">
      <w:pPr>
        <w:pStyle w:val="Subtitle"/>
        <w:rPr/>
      </w:pPr>
      <w:bookmarkStart w:colFirst="0" w:colLast="0" w:name="_w223mekmfis7" w:id="397"/>
      <w:bookmarkEnd w:id="397"/>
      <w:r w:rsidDel="00000000" w:rsidR="00000000" w:rsidRPr="00000000">
        <w:rPr>
          <w:rtl w:val="0"/>
        </w:rPr>
        <w:t xml:space="preserve">Response Body</w:t>
      </w:r>
    </w:p>
    <w:p w:rsidR="00000000" w:rsidDel="00000000" w:rsidP="00000000" w:rsidRDefault="00000000" w:rsidRPr="00000000" w14:paraId="00000BCE">
      <w:pPr>
        <w:rPr>
          <w:color w:val="434343"/>
        </w:rPr>
      </w:pPr>
      <w:r w:rsidDel="00000000" w:rsidR="00000000" w:rsidRPr="00000000">
        <w:rPr>
          <w:rtl w:val="0"/>
        </w:rPr>
      </w:r>
    </w:p>
    <w:tbl>
      <w:tblPr>
        <w:tblStyle w:val="Table1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CF">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D0">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jc w:val="left"/>
              <w:rPr>
                <w:color w:val="434343"/>
              </w:rPr>
            </w:pPr>
            <w:r w:rsidDel="00000000" w:rsidR="00000000" w:rsidRPr="00000000">
              <w:rPr>
                <w:color w:val="434343"/>
                <w:rtl w:val="0"/>
              </w:rPr>
              <w:t xml:space="preserv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jc w:val="left"/>
              <w:rPr>
                <w:color w:val="434343"/>
              </w:rPr>
            </w:pPr>
            <w:r w:rsidDel="00000000" w:rsidR="00000000" w:rsidRPr="00000000">
              <w:rPr>
                <w:color w:val="434343"/>
                <w:rtl w:val="0"/>
              </w:rPr>
              <w:t xml:space="preserve">Id de l’export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jc w:val="left"/>
              <w:rPr>
                <w:color w:val="434343"/>
              </w:rPr>
            </w:pPr>
            <w:r w:rsidDel="00000000" w:rsidR="00000000" w:rsidRPr="00000000">
              <w:rPr>
                <w:color w:val="434343"/>
                <w:rtl w:val="0"/>
              </w:rPr>
              <w:t xml:space="preserve">ExerciseId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jc w:val="left"/>
              <w:rPr>
                <w:color w:val="434343"/>
              </w:rPr>
            </w:pPr>
            <w:r w:rsidDel="00000000" w:rsidR="00000000" w:rsidRPr="00000000">
              <w:rPr>
                <w:color w:val="434343"/>
                <w:rtl w:val="0"/>
              </w:rPr>
              <w:t xml:space="preserve">Id de l’exercice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jc w:val="left"/>
              <w:rPr>
                <w:color w:val="434343"/>
              </w:rPr>
            </w:pPr>
            <w:r w:rsidDel="00000000" w:rsidR="00000000" w:rsidRPr="00000000">
              <w:rPr>
                <w:color w:val="434343"/>
                <w:rtl w:val="0"/>
              </w:rPr>
              <w:t xml:space="preserve">FileUrl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jc w:val="left"/>
              <w:rPr>
                <w:color w:val="434343"/>
              </w:rPr>
            </w:pPr>
            <w:r w:rsidDel="00000000" w:rsidR="00000000" w:rsidRPr="00000000">
              <w:rPr>
                <w:color w:val="434343"/>
                <w:rtl w:val="0"/>
              </w:rPr>
              <w:t xml:space="preserve">Url de téléchargement du fichier (Status = Success et generatePublicUrl vrai)</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jc w:val="left"/>
              <w:rPr>
                <w:color w:val="434343"/>
              </w:rPr>
            </w:pPr>
            <w:r w:rsidDel="00000000" w:rsidR="00000000" w:rsidRPr="00000000">
              <w:rPr>
                <w:color w:val="434343"/>
                <w:rtl w:val="0"/>
              </w:rPr>
              <w:t xml:space="preserve">bookexportType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jc w:val="left"/>
              <w:rPr>
                <w:color w:val="434343"/>
              </w:rPr>
            </w:pPr>
            <w:r w:rsidDel="00000000" w:rsidR="00000000" w:rsidRPr="00000000">
              <w:rPr>
                <w:color w:val="434343"/>
                <w:rtl w:val="0"/>
              </w:rPr>
              <w:t xml:space="preserve">une valeur parmi :</w:t>
            </w:r>
          </w:p>
          <w:p w:rsidR="00000000" w:rsidDel="00000000" w:rsidP="00000000" w:rsidRDefault="00000000" w:rsidRPr="00000000" w14:paraId="00000BD9">
            <w:pPr>
              <w:widowControl w:val="0"/>
              <w:numPr>
                <w:ilvl w:val="0"/>
                <w:numId w:val="6"/>
              </w:numPr>
              <w:ind w:left="720" w:hanging="360"/>
              <w:jc w:val="left"/>
              <w:rPr>
                <w:color w:val="434343"/>
              </w:rPr>
            </w:pPr>
            <w:r w:rsidDel="00000000" w:rsidR="00000000" w:rsidRPr="00000000">
              <w:rPr>
                <w:color w:val="434343"/>
                <w:rtl w:val="0"/>
              </w:rPr>
              <w:t xml:space="preserve">None : FEC standard</w:t>
            </w:r>
          </w:p>
          <w:p w:rsidR="00000000" w:rsidDel="00000000" w:rsidP="00000000" w:rsidRDefault="00000000" w:rsidRPr="00000000" w14:paraId="00000BDA">
            <w:pPr>
              <w:widowControl w:val="0"/>
              <w:numPr>
                <w:ilvl w:val="0"/>
                <w:numId w:val="6"/>
              </w:numPr>
              <w:ind w:left="720" w:hanging="360"/>
              <w:jc w:val="left"/>
              <w:rPr>
                <w:color w:val="434343"/>
              </w:rPr>
            </w:pPr>
            <w:r w:rsidDel="00000000" w:rsidR="00000000" w:rsidRPr="00000000">
              <w:rPr>
                <w:color w:val="434343"/>
                <w:rtl w:val="0"/>
              </w:rPr>
              <w:t xml:space="preserve">StandardAnalytic : FEC avec Analytique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jc w:val="left"/>
              <w:rPr>
                <w:color w:val="434343"/>
              </w:rPr>
            </w:pPr>
            <w:r w:rsidDel="00000000" w:rsidR="00000000" w:rsidRPr="00000000">
              <w:rPr>
                <w:color w:val="434343"/>
                <w:rtl w:val="0"/>
              </w:rPr>
              <w:t xml:space="preserve">entryLinesCount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jc w:val="left"/>
              <w:rPr>
                <w:color w:val="434343"/>
              </w:rPr>
            </w:pPr>
            <w:r w:rsidDel="00000000" w:rsidR="00000000" w:rsidRPr="00000000">
              <w:rPr>
                <w:color w:val="434343"/>
                <w:rtl w:val="0"/>
              </w:rPr>
              <w:t xml:space="preserve">Nombre de lignes dans l’export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jc w:val="left"/>
              <w:rPr>
                <w:color w:val="434343"/>
              </w:rPr>
            </w:pPr>
            <w:r w:rsidDel="00000000" w:rsidR="00000000" w:rsidRPr="00000000">
              <w:rPr>
                <w:color w:val="434343"/>
                <w:rtl w:val="0"/>
              </w:rPr>
              <w:t xml:space="preserve">Status</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jc w:val="left"/>
              <w:rPr>
                <w:color w:val="434343"/>
              </w:rPr>
            </w:pPr>
            <w:r w:rsidDel="00000000" w:rsidR="00000000" w:rsidRPr="00000000">
              <w:rPr>
                <w:color w:val="434343"/>
                <w:rtl w:val="0"/>
              </w:rPr>
              <w:t xml:space="preserve">Une valeur parmi :</w:t>
            </w:r>
          </w:p>
          <w:p w:rsidR="00000000" w:rsidDel="00000000" w:rsidP="00000000" w:rsidRDefault="00000000" w:rsidRPr="00000000" w14:paraId="00000BDF">
            <w:pPr>
              <w:widowControl w:val="0"/>
              <w:numPr>
                <w:ilvl w:val="0"/>
                <w:numId w:val="11"/>
              </w:numPr>
              <w:ind w:left="720" w:hanging="360"/>
              <w:jc w:val="left"/>
              <w:rPr>
                <w:color w:val="434343"/>
                <w:u w:val="none"/>
              </w:rPr>
            </w:pPr>
            <w:r w:rsidDel="00000000" w:rsidR="00000000" w:rsidRPr="00000000">
              <w:rPr>
                <w:color w:val="434343"/>
                <w:rtl w:val="0"/>
              </w:rPr>
              <w:t xml:space="preserve">Pending : non traité</w:t>
            </w:r>
          </w:p>
          <w:p w:rsidR="00000000" w:rsidDel="00000000" w:rsidP="00000000" w:rsidRDefault="00000000" w:rsidRPr="00000000" w14:paraId="00000BE0">
            <w:pPr>
              <w:widowControl w:val="0"/>
              <w:numPr>
                <w:ilvl w:val="0"/>
                <w:numId w:val="11"/>
              </w:numPr>
              <w:ind w:left="720" w:hanging="360"/>
              <w:jc w:val="left"/>
              <w:rPr>
                <w:color w:val="434343"/>
                <w:u w:val="none"/>
              </w:rPr>
            </w:pPr>
            <w:r w:rsidDel="00000000" w:rsidR="00000000" w:rsidRPr="00000000">
              <w:rPr>
                <w:color w:val="434343"/>
                <w:rtl w:val="0"/>
              </w:rPr>
              <w:t xml:space="preserve">InProgress : en cours de traitement</w:t>
            </w:r>
          </w:p>
          <w:p w:rsidR="00000000" w:rsidDel="00000000" w:rsidP="00000000" w:rsidRDefault="00000000" w:rsidRPr="00000000" w14:paraId="00000BE1">
            <w:pPr>
              <w:widowControl w:val="0"/>
              <w:numPr>
                <w:ilvl w:val="0"/>
                <w:numId w:val="11"/>
              </w:numPr>
              <w:ind w:left="720" w:hanging="360"/>
              <w:jc w:val="left"/>
              <w:rPr>
                <w:color w:val="434343"/>
                <w:u w:val="none"/>
              </w:rPr>
            </w:pPr>
            <w:r w:rsidDel="00000000" w:rsidR="00000000" w:rsidRPr="00000000">
              <w:rPr>
                <w:color w:val="434343"/>
                <w:rtl w:val="0"/>
              </w:rPr>
              <w:t xml:space="preserve">Success : export généré</w:t>
            </w:r>
          </w:p>
          <w:p w:rsidR="00000000" w:rsidDel="00000000" w:rsidP="00000000" w:rsidRDefault="00000000" w:rsidRPr="00000000" w14:paraId="00000BE2">
            <w:pPr>
              <w:widowControl w:val="0"/>
              <w:numPr>
                <w:ilvl w:val="0"/>
                <w:numId w:val="11"/>
              </w:numPr>
              <w:ind w:left="720" w:hanging="360"/>
              <w:jc w:val="left"/>
              <w:rPr>
                <w:color w:val="434343"/>
                <w:u w:val="none"/>
              </w:rPr>
            </w:pPr>
            <w:r w:rsidDel="00000000" w:rsidR="00000000" w:rsidRPr="00000000">
              <w:rPr>
                <w:color w:val="434343"/>
                <w:rtl w:val="0"/>
              </w:rPr>
              <w:t xml:space="preserve">Error : une erreur a été rencontré lors de la génération</w:t>
            </w:r>
          </w:p>
        </w:tc>
      </w:tr>
    </w:tbl>
    <w:p w:rsidR="00000000" w:rsidDel="00000000" w:rsidP="00000000" w:rsidRDefault="00000000" w:rsidRPr="00000000" w14:paraId="00000BE3">
      <w:pPr>
        <w:pStyle w:val="Heading4"/>
        <w:rPr/>
      </w:pPr>
      <w:bookmarkStart w:colFirst="0" w:colLast="0" w:name="_hhxdvnqax4g" w:id="398"/>
      <w:bookmarkEnd w:id="398"/>
      <w:r w:rsidDel="00000000" w:rsidR="00000000" w:rsidRPr="00000000">
        <w:rPr>
          <w:rtl w:val="0"/>
        </w:rPr>
        <w:t xml:space="preserve">Exemple</w:t>
      </w:r>
    </w:p>
    <w:p w:rsidR="00000000" w:rsidDel="00000000" w:rsidP="00000000" w:rsidRDefault="00000000" w:rsidRPr="00000000" w14:paraId="00000BE4">
      <w:pPr>
        <w:rPr>
          <w:color w:val="555555"/>
          <w:sz w:val="18"/>
          <w:szCs w:val="18"/>
          <w:shd w:fill="41444e" w:val="clear"/>
        </w:rPr>
      </w:pPr>
      <w:r w:rsidDel="00000000" w:rsidR="00000000" w:rsidRPr="00000000">
        <w:rPr>
          <w:rtl w:val="0"/>
        </w:rPr>
      </w:r>
    </w:p>
    <w:tbl>
      <w:tblPr>
        <w:tblStyle w:val="Table135"/>
        <w:jc w:val="left"/>
        <w:tblLayout w:type="fixed"/>
        <w:tblLook w:val="0600"/>
      </w:tblPr>
      <w:tblGrid>
        <w:gridCol w:w="9029"/>
        <w:tblGridChange w:id="0">
          <w:tblGrid>
            <w:gridCol w:w="9029"/>
          </w:tblGrid>
        </w:tblGridChange>
      </w:tblGrid>
      <w:tr>
        <w:trPr>
          <w:cantSplit w:val="0"/>
          <w:trHeight w:val="1080"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p w:rsidR="00000000" w:rsidDel="00000000" w:rsidP="00000000" w:rsidRDefault="00000000" w:rsidRPr="00000000" w14:paraId="00000BE6">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"Id": 124,</w:t>
            </w:r>
          </w:p>
          <w:p w:rsidR="00000000" w:rsidDel="00000000" w:rsidP="00000000" w:rsidRDefault="00000000" w:rsidRPr="00000000" w14:paraId="00000BE7">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"ExerciseId": 452,</w:t>
            </w:r>
          </w:p>
          <w:p w:rsidR="00000000" w:rsidDel="00000000" w:rsidP="00000000" w:rsidRDefault="00000000" w:rsidRPr="00000000" w14:paraId="00000BE8">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"FileUrl": "http://storage.blob.core.windows.net/",</w:t>
            </w:r>
          </w:p>
          <w:p w:rsidR="00000000" w:rsidDel="00000000" w:rsidP="00000000" w:rsidRDefault="00000000" w:rsidRPr="00000000" w14:paraId="00000BE9">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"BookExportType": "None",</w:t>
            </w:r>
          </w:p>
          <w:p w:rsidR="00000000" w:rsidDel="00000000" w:rsidP="00000000" w:rsidRDefault="00000000" w:rsidRPr="00000000" w14:paraId="00000BEA">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"EntryLinesCount": 652,</w:t>
            </w:r>
          </w:p>
          <w:p w:rsidR="00000000" w:rsidDel="00000000" w:rsidP="00000000" w:rsidRDefault="00000000" w:rsidRPr="00000000" w14:paraId="00000BEB">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  "Status": "Success"</w:t>
            </w:r>
          </w:p>
          <w:p w:rsidR="00000000" w:rsidDel="00000000" w:rsidP="00000000" w:rsidRDefault="00000000" w:rsidRPr="00000000" w14:paraId="00000BEC">
            <w:pPr>
              <w:widowControl w:val="0"/>
              <w:spacing w:line="276" w:lineRule="auto"/>
              <w:jc w:val="left"/>
              <w:rPr>
                <w:color w:val="ffffff"/>
                <w:sz w:val="18"/>
                <w:szCs w:val="18"/>
                <w:shd w:fill="41444e" w:val="clear"/>
              </w:rPr>
            </w:pPr>
            <w:r w:rsidDel="00000000" w:rsidR="00000000" w:rsidRPr="00000000">
              <w:rPr>
                <w:color w:val="ffffff"/>
                <w:sz w:val="18"/>
                <w:szCs w:val="18"/>
                <w:shd w:fill="41444e" w:val="clear"/>
                <w:rtl w:val="0"/>
              </w:rPr>
              <w:t xml:space="preserve">}</w:t>
            </w:r>
          </w:p>
        </w:tc>
      </w:tr>
    </w:tbl>
    <w:p w:rsidR="00000000" w:rsidDel="00000000" w:rsidP="00000000" w:rsidRDefault="00000000" w:rsidRPr="00000000" w14:paraId="00000BED">
      <w:pPr>
        <w:pStyle w:val="Heading2"/>
        <w:rPr/>
      </w:pPr>
      <w:bookmarkStart w:colFirst="0" w:colLast="0" w:name="_p3n6heukt2yz" w:id="399"/>
      <w:bookmarkEnd w:id="399"/>
      <w:r w:rsidDel="00000000" w:rsidR="00000000" w:rsidRPr="00000000">
        <w:rPr>
          <w:rtl w:val="0"/>
        </w:rPr>
        <w:t xml:space="preserve">Transformation TRA en FEC</w:t>
      </w:r>
    </w:p>
    <w:p w:rsidR="00000000" w:rsidDel="00000000" w:rsidP="00000000" w:rsidRDefault="00000000" w:rsidRPr="00000000" w14:paraId="00000BEE">
      <w:pPr>
        <w:pStyle w:val="Heading3"/>
        <w:rPr/>
      </w:pPr>
      <w:bookmarkStart w:colFirst="0" w:colLast="0" w:name="_1xlvc4oh5dlf" w:id="400"/>
      <w:bookmarkEnd w:id="400"/>
      <w:r w:rsidDel="00000000" w:rsidR="00000000" w:rsidRPr="00000000">
        <w:rPr>
          <w:rtl w:val="0"/>
        </w:rPr>
        <w:t xml:space="preserve">Génération d’un fichier zip contenant les FEC par exercice contenu dans le TRA</w:t>
      </w:r>
    </w:p>
    <w:p w:rsidR="00000000" w:rsidDel="00000000" w:rsidP="00000000" w:rsidRDefault="00000000" w:rsidRPr="00000000" w14:paraId="00000BEF">
      <w:pPr>
        <w:rPr/>
      </w:pPr>
      <w:r w:rsidDel="00000000" w:rsidR="00000000" w:rsidRPr="00000000">
        <w:rPr>
          <w:rtl w:val="0"/>
        </w:rPr>
        <w:t xml:space="preserve">Si le TRA contient 3 exercices, le zip retourné contiendra trois FEC correspondants aux exercices.</w:t>
      </w: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Si le TRA contient de l’analytique, les FEC seront sous le format FEC Analytique. Ce format est le format standard FEC (18 colonnes) où on vient ajouter 3 colonnes (axe, tag, valeur) par tag.</w:t>
      </w:r>
      <w:r w:rsidDel="00000000" w:rsidR="00000000" w:rsidRPr="00000000">
        <w:rPr>
          <w:rtl w:val="0"/>
        </w:rPr>
      </w:r>
    </w:p>
    <w:p w:rsidR="00000000" w:rsidDel="00000000" w:rsidP="00000000" w:rsidRDefault="00000000" w:rsidRPr="00000000" w14:paraId="00000BF1">
      <w:pPr>
        <w:pStyle w:val="Subtitle"/>
        <w:rPr/>
      </w:pPr>
      <w:bookmarkStart w:colFirst="0" w:colLast="0" w:name="_pkr1qcep1qtv" w:id="401"/>
      <w:bookmarkEnd w:id="401"/>
      <w:r w:rsidDel="00000000" w:rsidR="00000000" w:rsidRPr="00000000">
        <w:rPr>
          <w:rtl w:val="0"/>
        </w:rPr>
        <w:t xml:space="preserve">URL</w:t>
      </w:r>
    </w:p>
    <w:p w:rsidR="00000000" w:rsidDel="00000000" w:rsidP="00000000" w:rsidRDefault="00000000" w:rsidRPr="00000000" w14:paraId="00000BF2">
      <w:pPr>
        <w:rPr>
          <w:color w:val="4744e3"/>
          <w:u w:val="single"/>
        </w:rPr>
      </w:pPr>
      <w:r w:rsidDel="00000000" w:rsidR="00000000" w:rsidRPr="00000000">
        <w:rPr>
          <w:color w:val="4744e3"/>
          <w:u w:val="single"/>
          <w:rtl w:val="0"/>
        </w:rPr>
        <w:t xml:space="preserve">{{URLBase}}/api/app/enterprises/{dossierId}/tra</w:t>
      </w:r>
    </w:p>
    <w:p w:rsidR="00000000" w:rsidDel="00000000" w:rsidP="00000000" w:rsidRDefault="00000000" w:rsidRPr="00000000" w14:paraId="00000BF3">
      <w:pPr>
        <w:pStyle w:val="Subtitle"/>
        <w:rPr/>
      </w:pPr>
      <w:bookmarkStart w:colFirst="0" w:colLast="0" w:name="_1dvj2xvs40s7" w:id="402"/>
      <w:bookmarkEnd w:id="402"/>
      <w:r w:rsidDel="00000000" w:rsidR="00000000" w:rsidRPr="00000000">
        <w:rPr>
          <w:rtl w:val="0"/>
        </w:rPr>
        <w:t xml:space="preserve">Method</w:t>
      </w:r>
    </w:p>
    <w:p w:rsidR="00000000" w:rsidDel="00000000" w:rsidP="00000000" w:rsidRDefault="00000000" w:rsidRPr="00000000" w14:paraId="00000BF4">
      <w:pPr>
        <w:rPr/>
      </w:pPr>
      <w:r w:rsidDel="00000000" w:rsidR="00000000" w:rsidRPr="00000000">
        <w:rPr>
          <w:rtl w:val="0"/>
        </w:rPr>
        <w:t xml:space="preserve">POST</w:t>
      </w:r>
    </w:p>
    <w:p w:rsidR="00000000" w:rsidDel="00000000" w:rsidP="00000000" w:rsidRDefault="00000000" w:rsidRPr="00000000" w14:paraId="00000BF5">
      <w:pPr>
        <w:pStyle w:val="Subtitle"/>
        <w:rPr/>
      </w:pPr>
      <w:bookmarkStart w:colFirst="0" w:colLast="0" w:name="_ewypzazdg64k" w:id="403"/>
      <w:bookmarkEnd w:id="403"/>
      <w:r w:rsidDel="00000000" w:rsidR="00000000" w:rsidRPr="00000000">
        <w:rPr>
          <w:rtl w:val="0"/>
        </w:rPr>
        <w:t xml:space="preserve">Paramètres (path)</w:t>
      </w:r>
    </w:p>
    <w:tbl>
      <w:tblPr>
        <w:tblStyle w:val="Table1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F6">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F7">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BFA">
      <w:pPr>
        <w:pStyle w:val="Subtitle"/>
        <w:rPr/>
      </w:pPr>
      <w:bookmarkStart w:colFirst="0" w:colLast="0" w:name="_c4f7szyzwmjr" w:id="404"/>
      <w:bookmarkEnd w:id="404"/>
      <w:r w:rsidDel="00000000" w:rsidR="00000000" w:rsidRPr="00000000">
        <w:rPr>
          <w:rtl w:val="0"/>
        </w:rPr>
        <w:t xml:space="preserve">Paramètres (formData)</w:t>
      </w:r>
    </w:p>
    <w:p w:rsidR="00000000" w:rsidDel="00000000" w:rsidP="00000000" w:rsidRDefault="00000000" w:rsidRPr="00000000" w14:paraId="00000BFB">
      <w:pPr>
        <w:rPr>
          <w:color w:val="434343"/>
        </w:rPr>
      </w:pPr>
      <w:r w:rsidDel="00000000" w:rsidR="00000000" w:rsidRPr="00000000">
        <w:rPr>
          <w:rtl w:val="0"/>
        </w:rPr>
      </w:r>
    </w:p>
    <w:tbl>
      <w:tblPr>
        <w:tblStyle w:val="Table1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FC">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BFD">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jc w:val="left"/>
              <w:rPr>
                <w:color w:val="434343"/>
              </w:rPr>
            </w:pPr>
            <w:r w:rsidDel="00000000" w:rsidR="00000000" w:rsidRPr="00000000">
              <w:rPr>
                <w:color w:val="3b4151"/>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jc w:val="left"/>
              <w:rPr>
                <w:color w:val="434343"/>
              </w:rPr>
            </w:pPr>
            <w:r w:rsidDel="00000000" w:rsidR="00000000" w:rsidRPr="00000000">
              <w:rPr>
                <w:color w:val="434343"/>
                <w:rtl w:val="0"/>
              </w:rPr>
              <w:t xml:space="preserve">Fichier TRA (accepte également un zip contenant le TRA)</w:t>
            </w:r>
          </w:p>
        </w:tc>
      </w:tr>
    </w:tbl>
    <w:p w:rsidR="00000000" w:rsidDel="00000000" w:rsidP="00000000" w:rsidRDefault="00000000" w:rsidRPr="00000000" w14:paraId="00000C00">
      <w:pPr>
        <w:rPr>
          <w:color w:val="434343"/>
        </w:rPr>
      </w:pPr>
      <w:r w:rsidDel="00000000" w:rsidR="00000000" w:rsidRPr="00000000">
        <w:rPr>
          <w:rtl w:val="0"/>
        </w:rPr>
      </w:r>
    </w:p>
    <w:p w:rsidR="00000000" w:rsidDel="00000000" w:rsidP="00000000" w:rsidRDefault="00000000" w:rsidRPr="00000000" w14:paraId="00000C01">
      <w:pPr>
        <w:pStyle w:val="Heading4"/>
        <w:rPr/>
      </w:pPr>
      <w:bookmarkStart w:colFirst="0" w:colLast="0" w:name="_qjvnv9iunhdk" w:id="405"/>
      <w:bookmarkEnd w:id="405"/>
      <w:r w:rsidDel="00000000" w:rsidR="00000000" w:rsidRPr="00000000">
        <w:rPr>
          <w:rtl w:val="0"/>
        </w:rPr>
        <w:t xml:space="preserve">Réponse</w:t>
      </w:r>
    </w:p>
    <w:p w:rsidR="00000000" w:rsidDel="00000000" w:rsidP="00000000" w:rsidRDefault="00000000" w:rsidRPr="00000000" w14:paraId="00000C02">
      <w:pPr>
        <w:pStyle w:val="Subtitle"/>
        <w:rPr/>
      </w:pPr>
      <w:bookmarkStart w:colFirst="0" w:colLast="0" w:name="_dfpuqh1uz922" w:id="406"/>
      <w:bookmarkEnd w:id="406"/>
      <w:r w:rsidDel="00000000" w:rsidR="00000000" w:rsidRPr="00000000">
        <w:rPr>
          <w:rtl w:val="0"/>
        </w:rPr>
        <w:t xml:space="preserve">Content-type</w:t>
      </w:r>
    </w:p>
    <w:p w:rsidR="00000000" w:rsidDel="00000000" w:rsidP="00000000" w:rsidRDefault="00000000" w:rsidRPr="00000000" w14:paraId="00000C03">
      <w:pPr>
        <w:rPr/>
      </w:pPr>
      <w:r w:rsidDel="00000000" w:rsidR="00000000" w:rsidRPr="00000000">
        <w:rPr>
          <w:color w:val="434343"/>
          <w:rtl w:val="0"/>
        </w:rPr>
        <w:t xml:space="preserve">application/zip</w:t>
      </w:r>
      <w:r w:rsidDel="00000000" w:rsidR="00000000" w:rsidRPr="00000000">
        <w:rPr>
          <w:rtl w:val="0"/>
        </w:rPr>
      </w:r>
    </w:p>
    <w:p w:rsidR="00000000" w:rsidDel="00000000" w:rsidP="00000000" w:rsidRDefault="00000000" w:rsidRPr="00000000" w14:paraId="00000C04">
      <w:pPr>
        <w:pStyle w:val="Heading2"/>
        <w:rPr/>
      </w:pPr>
      <w:bookmarkStart w:colFirst="0" w:colLast="0" w:name="_jhldjso8je5n" w:id="407"/>
      <w:bookmarkEnd w:id="407"/>
      <w:r w:rsidDel="00000000" w:rsidR="00000000" w:rsidRPr="00000000">
        <w:rPr>
          <w:rtl w:val="0"/>
        </w:rPr>
        <w:t xml:space="preserve">Transformation ISA en FEC</w:t>
      </w:r>
    </w:p>
    <w:p w:rsidR="00000000" w:rsidDel="00000000" w:rsidP="00000000" w:rsidRDefault="00000000" w:rsidRPr="00000000" w14:paraId="00000C05">
      <w:pPr>
        <w:pStyle w:val="Heading3"/>
        <w:rPr/>
      </w:pPr>
      <w:bookmarkStart w:colFirst="0" w:colLast="0" w:name="_1jmlmgoesm3l" w:id="408"/>
      <w:bookmarkEnd w:id="408"/>
      <w:r w:rsidDel="00000000" w:rsidR="00000000" w:rsidRPr="00000000">
        <w:rPr>
          <w:rtl w:val="0"/>
        </w:rPr>
        <w:t xml:space="preserve">Génération d’un fichier zip contenant les FEC par exercice contenu dans le ISA</w:t>
      </w:r>
    </w:p>
    <w:p w:rsidR="00000000" w:rsidDel="00000000" w:rsidP="00000000" w:rsidRDefault="00000000" w:rsidRPr="00000000" w14:paraId="00000C06">
      <w:pPr>
        <w:rPr/>
      </w:pPr>
      <w:r w:rsidDel="00000000" w:rsidR="00000000" w:rsidRPr="00000000">
        <w:rPr>
          <w:rtl w:val="0"/>
        </w:rPr>
        <w:t xml:space="preserve">Si le TRA contient 3 exercices, le zip retourné contiendra trois FEC correspondants aux exercices.</w:t>
      </w:r>
    </w:p>
    <w:p w:rsidR="00000000" w:rsidDel="00000000" w:rsidP="00000000" w:rsidRDefault="00000000" w:rsidRPr="00000000" w14:paraId="00000C07">
      <w:pPr>
        <w:rPr/>
      </w:pPr>
      <w:r w:rsidDel="00000000" w:rsidR="00000000" w:rsidRPr="00000000">
        <w:rPr>
          <w:rtl w:val="0"/>
        </w:rPr>
        <w:t xml:space="preserve">Le fichier ISA peut contenir de l’analytique et/ou des quantités ainsi les FEC seront sous le format FEC étendu. Ce format est le format standard FEC (18 colonnes) où on vient ajouter 3 colonnes (axe, tag, valeur) par tag et deux colonnes </w:t>
      </w:r>
      <w:r w:rsidDel="00000000" w:rsidR="00000000" w:rsidRPr="00000000">
        <w:rPr>
          <w:i w:val="1"/>
          <w:iCs w:val="1"/>
          <w:rtl w:val="0"/>
        </w:rPr>
        <w:t xml:space="preserve">Quantite1 </w:t>
      </w:r>
      <w:r w:rsidDel="00000000" w:rsidR="00000000" w:rsidRPr="00000000">
        <w:rPr>
          <w:rtl w:val="0"/>
        </w:rPr>
        <w:t xml:space="preserve">et </w:t>
      </w:r>
      <w:r w:rsidDel="00000000" w:rsidR="00000000" w:rsidRPr="00000000">
        <w:rPr>
          <w:i w:val="1"/>
          <w:iCs w:val="1"/>
          <w:rtl w:val="0"/>
        </w:rPr>
        <w:t xml:space="preserve">Quantité2</w:t>
      </w:r>
      <w:r w:rsidDel="00000000" w:rsidR="00000000" w:rsidRPr="00000000">
        <w:rPr>
          <w:rtl w:val="0"/>
        </w:rPr>
        <w:t xml:space="preserve">.</w:t>
      </w:r>
    </w:p>
    <w:p w:rsidR="00000000" w:rsidDel="00000000" w:rsidP="00000000" w:rsidRDefault="00000000" w:rsidRPr="00000000" w14:paraId="00000C08">
      <w:pPr>
        <w:rPr/>
      </w:pPr>
      <w:r w:rsidDel="00000000" w:rsidR="00000000" w:rsidRPr="00000000">
        <w:rPr>
          <w:rtl w:val="0"/>
        </w:rPr>
        <w:t xml:space="preserve">Ce format est reconnu par l’import FEC Inqom.</w:t>
      </w:r>
    </w:p>
    <w:p w:rsidR="00000000" w:rsidDel="00000000" w:rsidP="00000000" w:rsidRDefault="00000000" w:rsidRPr="00000000" w14:paraId="00000C09">
      <w:pPr>
        <w:pStyle w:val="Subtitle"/>
        <w:rPr/>
      </w:pPr>
      <w:bookmarkStart w:colFirst="0" w:colLast="0" w:name="_6bloigcwnfw6" w:id="409"/>
      <w:bookmarkEnd w:id="409"/>
      <w:r w:rsidDel="00000000" w:rsidR="00000000" w:rsidRPr="00000000">
        <w:rPr>
          <w:rtl w:val="0"/>
        </w:rPr>
        <w:t xml:space="preserve">URL</w:t>
      </w:r>
    </w:p>
    <w:p w:rsidR="00000000" w:rsidDel="00000000" w:rsidP="00000000" w:rsidRDefault="00000000" w:rsidRPr="00000000" w14:paraId="00000C0A">
      <w:pPr>
        <w:rPr>
          <w:color w:val="4744e3"/>
          <w:u w:val="single"/>
        </w:rPr>
      </w:pPr>
      <w:r w:rsidDel="00000000" w:rsidR="00000000" w:rsidRPr="00000000">
        <w:rPr>
          <w:color w:val="4744e3"/>
          <w:u w:val="single"/>
          <w:rtl w:val="0"/>
        </w:rPr>
        <w:t xml:space="preserve">{{URLBase}}/api/app/enterprises/{dossierId}/isa</w:t>
      </w:r>
    </w:p>
    <w:p w:rsidR="00000000" w:rsidDel="00000000" w:rsidP="00000000" w:rsidRDefault="00000000" w:rsidRPr="00000000" w14:paraId="00000C0B">
      <w:pPr>
        <w:pStyle w:val="Subtitle"/>
        <w:rPr/>
      </w:pPr>
      <w:bookmarkStart w:colFirst="0" w:colLast="0" w:name="_px278bkfo3a7" w:id="410"/>
      <w:bookmarkEnd w:id="410"/>
      <w:r w:rsidDel="00000000" w:rsidR="00000000" w:rsidRPr="00000000">
        <w:rPr>
          <w:rtl w:val="0"/>
        </w:rPr>
        <w:t xml:space="preserve">Method</w:t>
      </w:r>
    </w:p>
    <w:p w:rsidR="00000000" w:rsidDel="00000000" w:rsidP="00000000" w:rsidRDefault="00000000" w:rsidRPr="00000000" w14:paraId="00000C0C">
      <w:pPr>
        <w:rPr/>
      </w:pPr>
      <w:r w:rsidDel="00000000" w:rsidR="00000000" w:rsidRPr="00000000">
        <w:rPr>
          <w:rtl w:val="0"/>
        </w:rPr>
        <w:t xml:space="preserve">POST</w:t>
      </w:r>
    </w:p>
    <w:p w:rsidR="00000000" w:rsidDel="00000000" w:rsidP="00000000" w:rsidRDefault="00000000" w:rsidRPr="00000000" w14:paraId="00000C0D">
      <w:pPr>
        <w:pStyle w:val="Subtitle"/>
        <w:rPr/>
      </w:pPr>
      <w:bookmarkStart w:colFirst="0" w:colLast="0" w:name="_huefegljbko3" w:id="411"/>
      <w:bookmarkEnd w:id="411"/>
      <w:r w:rsidDel="00000000" w:rsidR="00000000" w:rsidRPr="00000000">
        <w:rPr>
          <w:rtl w:val="0"/>
        </w:rPr>
        <w:t xml:space="preserve">Paramètres (path)</w:t>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0E">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0F">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jc w:val="left"/>
              <w:rPr>
                <w:color w:val="434343"/>
              </w:rPr>
            </w:pPr>
            <w:r w:rsidDel="00000000" w:rsidR="00000000" w:rsidRPr="00000000">
              <w:rPr>
                <w:color w:val="434343"/>
                <w:rtl w:val="0"/>
              </w:rPr>
              <w:t xml:space="preserve">dossierId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jc w:val="left"/>
              <w:rPr>
                <w:color w:val="434343"/>
              </w:rPr>
            </w:pPr>
            <w:r w:rsidDel="00000000" w:rsidR="00000000" w:rsidRPr="00000000">
              <w:rPr>
                <w:color w:val="434343"/>
                <w:rtl w:val="0"/>
              </w:rPr>
              <w:t xml:space="preserve">Id du dossier dans Inqom</w:t>
            </w:r>
          </w:p>
        </w:tc>
      </w:tr>
    </w:tbl>
    <w:p w:rsidR="00000000" w:rsidDel="00000000" w:rsidP="00000000" w:rsidRDefault="00000000" w:rsidRPr="00000000" w14:paraId="00000C12">
      <w:pPr>
        <w:pStyle w:val="Subtitle"/>
        <w:rPr/>
      </w:pPr>
      <w:bookmarkStart w:colFirst="0" w:colLast="0" w:name="_r0z3t45dtk0m" w:id="412"/>
      <w:bookmarkEnd w:id="412"/>
      <w:r w:rsidDel="00000000" w:rsidR="00000000" w:rsidRPr="00000000">
        <w:rPr>
          <w:rtl w:val="0"/>
        </w:rPr>
        <w:t xml:space="preserve">Paramètres (formData)</w:t>
      </w:r>
    </w:p>
    <w:p w:rsidR="00000000" w:rsidDel="00000000" w:rsidP="00000000" w:rsidRDefault="00000000" w:rsidRPr="00000000" w14:paraId="00000C13">
      <w:pPr>
        <w:rPr>
          <w:color w:val="434343"/>
        </w:rPr>
      </w:pPr>
      <w:r w:rsidDel="00000000" w:rsidR="00000000" w:rsidRPr="00000000">
        <w:rPr>
          <w:rtl w:val="0"/>
        </w:rPr>
      </w:r>
    </w:p>
    <w:tbl>
      <w:tblPr>
        <w:tblStyle w:val="Table1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14">
            <w:pPr>
              <w:widowControl w:val="0"/>
              <w:rPr>
                <w:color w:val="ffffff"/>
              </w:rPr>
            </w:pPr>
            <w:r w:rsidDel="00000000" w:rsidR="00000000" w:rsidRPr="00000000">
              <w:rPr>
                <w:color w:val="ffffff"/>
                <w:rtl w:val="0"/>
              </w:rPr>
              <w:t xml:space="preserve">Nom du champ</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15">
            <w:pPr>
              <w:widowControl w:val="0"/>
              <w:rPr>
                <w:color w:val="ffffff"/>
              </w:rPr>
            </w:pPr>
            <w:r w:rsidDel="00000000" w:rsidR="00000000" w:rsidRPr="00000000">
              <w:rPr>
                <w:color w:val="ffffff"/>
                <w:rtl w:val="0"/>
              </w:rPr>
              <w:t xml:space="preserve">Description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jc w:val="left"/>
              <w:rPr>
                <w:color w:val="434343"/>
              </w:rPr>
            </w:pPr>
            <w:r w:rsidDel="00000000" w:rsidR="00000000" w:rsidRPr="00000000">
              <w:rPr>
                <w:color w:val="3b4151"/>
                <w:rtl w:val="0"/>
              </w:rPr>
              <w:t xml:space="preserve">file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jc w:val="left"/>
              <w:rPr>
                <w:color w:val="434343"/>
              </w:rPr>
            </w:pPr>
            <w:r w:rsidDel="00000000" w:rsidR="00000000" w:rsidRPr="00000000">
              <w:rPr>
                <w:color w:val="434343"/>
                <w:rtl w:val="0"/>
              </w:rPr>
              <w:t xml:space="preserve">Fichier ISA (accepte également un zip contenant le ISA)</w:t>
            </w:r>
          </w:p>
        </w:tc>
      </w:tr>
    </w:tbl>
    <w:p w:rsidR="00000000" w:rsidDel="00000000" w:rsidP="00000000" w:rsidRDefault="00000000" w:rsidRPr="00000000" w14:paraId="00000C18">
      <w:pPr>
        <w:rPr>
          <w:color w:val="434343"/>
        </w:rPr>
      </w:pPr>
      <w:r w:rsidDel="00000000" w:rsidR="00000000" w:rsidRPr="00000000">
        <w:rPr>
          <w:rtl w:val="0"/>
        </w:rPr>
      </w:r>
    </w:p>
    <w:p w:rsidR="00000000" w:rsidDel="00000000" w:rsidP="00000000" w:rsidRDefault="00000000" w:rsidRPr="00000000" w14:paraId="00000C19">
      <w:pPr>
        <w:pStyle w:val="Heading4"/>
        <w:rPr/>
      </w:pPr>
      <w:bookmarkStart w:colFirst="0" w:colLast="0" w:name="_349uebhbcnmv" w:id="413"/>
      <w:bookmarkEnd w:id="413"/>
      <w:r w:rsidDel="00000000" w:rsidR="00000000" w:rsidRPr="00000000">
        <w:rPr>
          <w:rtl w:val="0"/>
        </w:rPr>
        <w:t xml:space="preserve">Réponse</w:t>
      </w:r>
    </w:p>
    <w:p w:rsidR="00000000" w:rsidDel="00000000" w:rsidP="00000000" w:rsidRDefault="00000000" w:rsidRPr="00000000" w14:paraId="00000C1A">
      <w:pPr>
        <w:pStyle w:val="Subtitle"/>
        <w:rPr/>
      </w:pPr>
      <w:bookmarkStart w:colFirst="0" w:colLast="0" w:name="_w4xzz0ujgc8" w:id="414"/>
      <w:bookmarkEnd w:id="414"/>
      <w:r w:rsidDel="00000000" w:rsidR="00000000" w:rsidRPr="00000000">
        <w:rPr>
          <w:rtl w:val="0"/>
        </w:rPr>
        <w:t xml:space="preserve">Content-type</w:t>
      </w:r>
    </w:p>
    <w:p w:rsidR="00000000" w:rsidDel="00000000" w:rsidP="00000000" w:rsidRDefault="00000000" w:rsidRPr="00000000" w14:paraId="00000C1B">
      <w:pPr>
        <w:rPr/>
      </w:pPr>
      <w:r w:rsidDel="00000000" w:rsidR="00000000" w:rsidRPr="00000000">
        <w:rPr>
          <w:color w:val="434343"/>
          <w:rtl w:val="0"/>
        </w:rPr>
        <w:t xml:space="preserve">application/zip</w:t>
      </w:r>
      <w:r w:rsidDel="00000000" w:rsidR="00000000" w:rsidRPr="00000000">
        <w:rPr>
          <w:rtl w:val="0"/>
        </w:rPr>
      </w:r>
    </w:p>
    <w:p w:rsidR="00000000" w:rsidDel="00000000" w:rsidP="00000000" w:rsidRDefault="00000000" w:rsidRPr="00000000" w14:paraId="00000C1C">
      <w:pPr>
        <w:pStyle w:val="Heading1"/>
        <w:pageBreakBefore w:val="0"/>
        <w:widowControl w:val="0"/>
        <w:spacing w:line="276" w:lineRule="auto"/>
        <w:jc w:val="left"/>
        <w:rPr/>
      </w:pPr>
      <w:bookmarkStart w:colFirst="0" w:colLast="0" w:name="_xudaelkzg5rs" w:id="415"/>
      <w:bookmarkEnd w:id="415"/>
      <w:r w:rsidDel="00000000" w:rsidR="00000000" w:rsidRPr="00000000">
        <w:rPr>
          <w:rtl w:val="0"/>
        </w:rPr>
        <w:t xml:space="preserve">Erreurs et Status codes</w:t>
      </w:r>
    </w:p>
    <w:p w:rsidR="00000000" w:rsidDel="00000000" w:rsidP="00000000" w:rsidRDefault="00000000" w:rsidRPr="00000000" w14:paraId="00000C1D">
      <w:pPr>
        <w:pageBreakBefore w:val="0"/>
        <w:rPr/>
      </w:pPr>
      <w:r w:rsidDel="00000000" w:rsidR="00000000" w:rsidRPr="00000000">
        <w:rPr>
          <w:rtl w:val="0"/>
        </w:rPr>
        <w:t xml:space="preserve">Chaque requête Http recevra en retour un code de statut indiquant si la requête a pu s’effectuer correctement. </w:t>
      </w:r>
    </w:p>
    <w:p w:rsidR="00000000" w:rsidDel="00000000" w:rsidP="00000000" w:rsidRDefault="00000000" w:rsidRPr="00000000" w14:paraId="00000C1E">
      <w:pPr>
        <w:pageBreakBefore w:val="0"/>
        <w:rPr/>
      </w:pPr>
      <w:r w:rsidDel="00000000" w:rsidR="00000000" w:rsidRPr="00000000">
        <w:rPr>
          <w:rtl w:val="0"/>
        </w:rPr>
      </w:r>
    </w:p>
    <w:p w:rsidR="00000000" w:rsidDel="00000000" w:rsidP="00000000" w:rsidRDefault="00000000" w:rsidRPr="00000000" w14:paraId="00000C1F">
      <w:pPr>
        <w:pageBreakBefore w:val="0"/>
        <w:rPr/>
      </w:pPr>
      <w:r w:rsidDel="00000000" w:rsidR="00000000" w:rsidRPr="00000000">
        <w:rPr>
          <w:rtl w:val="0"/>
        </w:rPr>
        <w:t xml:space="preserve">Les codes de statut sont les suivants</w:t>
      </w:r>
    </w:p>
    <w:p w:rsidR="00000000" w:rsidDel="00000000" w:rsidP="00000000" w:rsidRDefault="00000000" w:rsidRPr="00000000" w14:paraId="00000C20">
      <w:pPr>
        <w:pageBreakBefore w:val="0"/>
        <w:rPr/>
      </w:pPr>
      <w:r w:rsidDel="00000000" w:rsidR="00000000" w:rsidRPr="00000000">
        <w:rPr>
          <w:rtl w:val="0"/>
        </w:rPr>
      </w:r>
    </w:p>
    <w:p w:rsidR="00000000" w:rsidDel="00000000" w:rsidP="00000000" w:rsidRDefault="00000000" w:rsidRPr="00000000" w14:paraId="00000C21">
      <w:pPr>
        <w:pageBreakBefore w:val="0"/>
        <w:rPr>
          <w:color w:val="434343"/>
        </w:rPr>
      </w:pPr>
      <w:r w:rsidDel="00000000" w:rsidR="00000000" w:rsidRPr="00000000">
        <w:rPr>
          <w:rtl w:val="0"/>
        </w:rPr>
      </w:r>
    </w:p>
    <w:tbl>
      <w:tblPr>
        <w:tblStyle w:val="Table1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22">
            <w:pPr>
              <w:pageBreakBefore w:val="0"/>
              <w:widowControl w:val="0"/>
              <w:rPr>
                <w:color w:val="ffffff"/>
              </w:rPr>
            </w:pPr>
            <w:r w:rsidDel="00000000" w:rsidR="00000000" w:rsidRPr="00000000">
              <w:rPr>
                <w:color w:val="ffffff"/>
                <w:rtl w:val="0"/>
              </w:rPr>
              <w:t xml:space="preserve">Code</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23">
            <w:pPr>
              <w:pageBreakBefore w:val="0"/>
              <w:widowControl w:val="0"/>
              <w:rPr>
                <w:color w:val="ffffff"/>
              </w:rPr>
            </w:pPr>
            <w:r w:rsidDel="00000000" w:rsidR="00000000" w:rsidRPr="00000000">
              <w:rPr>
                <w:color w:val="ffffff"/>
                <w:rtl w:val="0"/>
              </w:rPr>
              <w:t xml:space="preserve">Message</w:t>
            </w:r>
          </w:p>
        </w:tc>
        <w:tc>
          <w:tcPr>
            <w:tcBorders>
              <w:top w:color="d9d9d9" w:space="0" w:sz="8" w:val="single"/>
              <w:left w:color="d9d9d9" w:space="0" w:sz="8" w:val="single"/>
              <w:bottom w:color="d9d9d9" w:space="0" w:sz="8" w:val="single"/>
              <w:right w:color="d9d9d9" w:space="0" w:sz="8" w:val="single"/>
            </w:tcBorders>
            <w:shd w:fill="1a202c" w:val="clear"/>
            <w:tcMar>
              <w:top w:w="100.0" w:type="dxa"/>
              <w:left w:w="100.0" w:type="dxa"/>
              <w:bottom w:w="100.0" w:type="dxa"/>
              <w:right w:w="100.0" w:type="dxa"/>
            </w:tcMar>
            <w:vAlign w:val="top"/>
          </w:tcPr>
          <w:p w:rsidR="00000000" w:rsidDel="00000000" w:rsidP="00000000" w:rsidRDefault="00000000" w:rsidRPr="00000000" w14:paraId="00000C24">
            <w:pPr>
              <w:pageBreakBefore w:val="0"/>
              <w:widowControl w:val="0"/>
              <w:rPr>
                <w:color w:val="ffffff"/>
              </w:rPr>
            </w:pPr>
            <w:r w:rsidDel="00000000" w:rsidR="00000000" w:rsidRPr="00000000">
              <w:rPr>
                <w:color w:val="ffffff"/>
                <w:rtl w:val="0"/>
              </w:rPr>
              <w:t xml:space="preserve">Signification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pageBreakBefore w:val="0"/>
              <w:widowControl w:val="0"/>
              <w:jc w:val="left"/>
              <w:rPr>
                <w:color w:val="434343"/>
              </w:rPr>
            </w:pPr>
            <w:r w:rsidDel="00000000" w:rsidR="00000000" w:rsidRPr="00000000">
              <w:rPr>
                <w:color w:val="434343"/>
                <w:rtl w:val="0"/>
              </w:rPr>
              <w:t xml:space="preserve">200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pageBreakBefore w:val="0"/>
              <w:widowControl w:val="0"/>
              <w:jc w:val="left"/>
              <w:rPr>
                <w:color w:val="434343"/>
              </w:rPr>
            </w:pPr>
            <w:r w:rsidDel="00000000" w:rsidR="00000000" w:rsidRPr="00000000">
              <w:rPr>
                <w:color w:val="434343"/>
                <w:rtl w:val="0"/>
              </w:rPr>
              <w:t xml:space="preserve">ok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pageBreakBefore w:val="0"/>
              <w:widowControl w:val="0"/>
              <w:jc w:val="left"/>
              <w:rPr>
                <w:color w:val="434343"/>
              </w:rPr>
            </w:pPr>
            <w:r w:rsidDel="00000000" w:rsidR="00000000" w:rsidRPr="00000000">
              <w:rPr>
                <w:color w:val="434343"/>
                <w:rtl w:val="0"/>
              </w:rPr>
              <w:t xml:space="preserve">la requête s’est bien effectuée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pageBreakBefore w:val="0"/>
              <w:widowControl w:val="0"/>
              <w:jc w:val="left"/>
              <w:rPr>
                <w:color w:val="434343"/>
              </w:rPr>
            </w:pPr>
            <w:r w:rsidDel="00000000" w:rsidR="00000000" w:rsidRPr="00000000">
              <w:rPr>
                <w:color w:val="434343"/>
                <w:rtl w:val="0"/>
              </w:rPr>
              <w:t xml:space="preserve">400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pageBreakBefore w:val="0"/>
              <w:widowControl w:val="0"/>
              <w:jc w:val="left"/>
              <w:rPr>
                <w:color w:val="434343"/>
              </w:rPr>
            </w:pPr>
            <w:r w:rsidDel="00000000" w:rsidR="00000000" w:rsidRPr="00000000">
              <w:rPr>
                <w:color w:val="434343"/>
                <w:rtl w:val="0"/>
              </w:rPr>
              <w:t xml:space="preserve">bad request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A">
            <w:pPr>
              <w:pageBreakBefore w:val="0"/>
              <w:widowControl w:val="0"/>
              <w:jc w:val="left"/>
              <w:rPr>
                <w:color w:val="434343"/>
              </w:rPr>
            </w:pPr>
            <w:r w:rsidDel="00000000" w:rsidR="00000000" w:rsidRPr="00000000">
              <w:rPr>
                <w:color w:val="434343"/>
                <w:rtl w:val="0"/>
              </w:rPr>
              <w:t xml:space="preserve">la requête était mal formulée, un message d’erreur complémentaire explique parfois le problème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B">
            <w:pPr>
              <w:pageBreakBefore w:val="0"/>
              <w:widowControl w:val="0"/>
              <w:jc w:val="left"/>
              <w:rPr>
                <w:color w:val="434343"/>
              </w:rPr>
            </w:pPr>
            <w:r w:rsidDel="00000000" w:rsidR="00000000" w:rsidRPr="00000000">
              <w:rPr>
                <w:color w:val="434343"/>
                <w:rtl w:val="0"/>
              </w:rPr>
              <w:t xml:space="preserve">404</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C">
            <w:pPr>
              <w:pageBreakBefore w:val="0"/>
              <w:widowControl w:val="0"/>
              <w:jc w:val="left"/>
              <w:rPr>
                <w:color w:val="434343"/>
              </w:rPr>
            </w:pPr>
            <w:r w:rsidDel="00000000" w:rsidR="00000000" w:rsidRPr="00000000">
              <w:rPr>
                <w:color w:val="434343"/>
                <w:rtl w:val="0"/>
              </w:rPr>
              <w:t xml:space="preserve">not found</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D">
            <w:pPr>
              <w:pageBreakBefore w:val="0"/>
              <w:widowControl w:val="0"/>
              <w:jc w:val="left"/>
              <w:rPr>
                <w:color w:val="434343"/>
              </w:rPr>
            </w:pPr>
            <w:r w:rsidDel="00000000" w:rsidR="00000000" w:rsidRPr="00000000">
              <w:rPr>
                <w:color w:val="434343"/>
                <w:rtl w:val="0"/>
              </w:rPr>
              <w:t xml:space="preserve">l’url utilisée n’existe pas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E">
            <w:pPr>
              <w:pageBreakBefore w:val="0"/>
              <w:widowControl w:val="0"/>
              <w:jc w:val="left"/>
              <w:rPr>
                <w:color w:val="434343"/>
              </w:rPr>
            </w:pPr>
            <w:r w:rsidDel="00000000" w:rsidR="00000000" w:rsidRPr="00000000">
              <w:rPr>
                <w:color w:val="434343"/>
                <w:rtl w:val="0"/>
              </w:rPr>
              <w:t xml:space="preserve">403</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F">
            <w:pPr>
              <w:pageBreakBefore w:val="0"/>
              <w:widowControl w:val="0"/>
              <w:jc w:val="left"/>
              <w:rPr>
                <w:color w:val="434343"/>
              </w:rPr>
            </w:pPr>
            <w:r w:rsidDel="00000000" w:rsidR="00000000" w:rsidRPr="00000000">
              <w:rPr>
                <w:color w:val="434343"/>
                <w:rtl w:val="0"/>
              </w:rPr>
              <w:t xml:space="preserve">forbidden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0">
            <w:pPr>
              <w:pageBreakBefore w:val="0"/>
              <w:widowControl w:val="0"/>
              <w:jc w:val="left"/>
              <w:rPr>
                <w:color w:val="434343"/>
              </w:rPr>
            </w:pPr>
            <w:r w:rsidDel="00000000" w:rsidR="00000000" w:rsidRPr="00000000">
              <w:rPr>
                <w:color w:val="434343"/>
                <w:rtl w:val="0"/>
              </w:rPr>
              <w:t xml:space="preserve">l’authentification n’a pas fonctionné. Vérifier si le token obtenu depuis l’endpoint authentification correspond bien à un utilisateur qui a des droits sur les ressources à récupérer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1">
            <w:pPr>
              <w:pageBreakBefore w:val="0"/>
              <w:widowControl w:val="0"/>
              <w:jc w:val="left"/>
              <w:rPr>
                <w:color w:val="434343"/>
              </w:rPr>
            </w:pPr>
            <w:r w:rsidDel="00000000" w:rsidR="00000000" w:rsidRPr="00000000">
              <w:rPr>
                <w:color w:val="434343"/>
                <w:rtl w:val="0"/>
              </w:rPr>
              <w:t xml:space="preserve">500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2">
            <w:pPr>
              <w:pageBreakBefore w:val="0"/>
              <w:widowControl w:val="0"/>
              <w:jc w:val="left"/>
              <w:rPr>
                <w:color w:val="434343"/>
              </w:rPr>
            </w:pPr>
            <w:r w:rsidDel="00000000" w:rsidR="00000000" w:rsidRPr="00000000">
              <w:rPr>
                <w:color w:val="434343"/>
                <w:rtl w:val="0"/>
              </w:rPr>
              <w:t xml:space="preserve">server error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3">
            <w:pPr>
              <w:pageBreakBefore w:val="0"/>
              <w:widowControl w:val="0"/>
              <w:jc w:val="left"/>
              <w:rPr>
                <w:color w:val="434343"/>
              </w:rPr>
            </w:pPr>
            <w:r w:rsidDel="00000000" w:rsidR="00000000" w:rsidRPr="00000000">
              <w:rPr>
                <w:color w:val="434343"/>
                <w:rtl w:val="0"/>
              </w:rPr>
              <w:t xml:space="preserve">Erreur côté Inqom - si cela se reproduit veuillez contacter l’équipe</w:t>
            </w:r>
          </w:p>
        </w:tc>
      </w:tr>
    </w:tbl>
    <w:p w:rsidR="00000000" w:rsidDel="00000000" w:rsidP="00000000" w:rsidRDefault="00000000" w:rsidRPr="00000000" w14:paraId="00000C34">
      <w:pPr>
        <w:pStyle w:val="Heading1"/>
        <w:rPr/>
      </w:pPr>
      <w:bookmarkStart w:colFirst="0" w:colLast="0" w:name="_ftynmkur23oq" w:id="416"/>
      <w:bookmarkEnd w:id="416"/>
      <w:r w:rsidDel="00000000" w:rsidR="00000000" w:rsidRPr="00000000">
        <w:rPr>
          <w:rtl w:val="0"/>
        </w:rPr>
        <w:t xml:space="preserve">Annexes</w:t>
      </w:r>
    </w:p>
    <w:p w:rsidR="00000000" w:rsidDel="00000000" w:rsidP="00000000" w:rsidRDefault="00000000" w:rsidRPr="00000000" w14:paraId="00000C35">
      <w:pPr>
        <w:pStyle w:val="Heading2"/>
        <w:rPr/>
      </w:pPr>
      <w:bookmarkStart w:colFirst="0" w:colLast="0" w:name="_1io89ot3d9se" w:id="417"/>
      <w:bookmarkEnd w:id="417"/>
      <w:r w:rsidDel="00000000" w:rsidR="00000000" w:rsidRPr="00000000">
        <w:rPr>
          <w:rtl w:val="0"/>
        </w:rPr>
        <w:t xml:space="preserve">FEC</w:t>
      </w:r>
    </w:p>
    <w:p w:rsidR="00000000" w:rsidDel="00000000" w:rsidP="00000000" w:rsidRDefault="00000000" w:rsidRPr="00000000" w14:paraId="00000C36">
      <w:pPr>
        <w:rPr/>
      </w:pPr>
      <w:r w:rsidDel="00000000" w:rsidR="00000000" w:rsidRPr="00000000">
        <w:rPr>
          <w:rtl w:val="0"/>
        </w:rPr>
        <w:t xml:space="preserve">Le FEC est un fichier à plat de type texte (dont le séparateur de colonnes peut être la tabulation, le caractère “;” ou le caractère “|”) ou au format Excel.</w:t>
      </w:r>
    </w:p>
    <w:p w:rsidR="00000000" w:rsidDel="00000000" w:rsidP="00000000" w:rsidRDefault="00000000" w:rsidRPr="00000000" w14:paraId="00000C37">
      <w:pPr>
        <w:rPr/>
      </w:pPr>
      <w:r w:rsidDel="00000000" w:rsidR="00000000" w:rsidRPr="00000000">
        <w:rPr>
          <w:rtl w:val="0"/>
        </w:rPr>
      </w:r>
    </w:p>
    <w:tbl>
      <w:tblPr>
        <w:tblStyle w:val="Table1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50"/>
        <w:gridCol w:w="4650"/>
        <w:tblGridChange w:id="0">
          <w:tblGrid>
            <w:gridCol w:w="3000"/>
            <w:gridCol w:w="1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 du champ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à 4 caractères.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100 caractères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EcritureNum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Combiné avec JournalCode, le total ne doit pas dépasser 99 caractères.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EcritureDate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AAAAMMJJ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CompteNum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chiffres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jc w:val="left"/>
              <w:rPr/>
            </w:pPr>
            <w:r w:rsidDel="00000000" w:rsidR="00000000" w:rsidRPr="00000000">
              <w:rPr>
                <w:rtl w:val="0"/>
              </w:rPr>
              <w:t xml:space="preserve">Facultatif. 32 caractères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CompteLib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100 caractères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CompAuxNum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32 caractères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CompAuxLib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Jusqu’à 100 caractères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PieceRef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Jusqu’à 256 caractères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PieceDate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jc w:val="left"/>
              <w:rPr/>
            </w:pPr>
            <w:r w:rsidDel="00000000" w:rsidR="00000000" w:rsidRPr="00000000">
              <w:rPr>
                <w:rtl w:val="0"/>
              </w:rPr>
              <w:t xml:space="preserve">Facultatif. Format AAAAMMJJ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EcritureLib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Jusqu’à 256 caractères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Debit/Montant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Valeur maximale:</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9 999 999 999,99 avec une précision de 2 chiffres après la virgule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Credit/Sens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jc w:val="left"/>
              <w:rPr/>
            </w:pPr>
            <w:r w:rsidDel="00000000" w:rsidR="00000000" w:rsidRPr="00000000">
              <w:rPr>
                <w:rtl w:val="0"/>
              </w:rPr>
              <w:t xml:space="preserve">nombre ou 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 le mode Débit / Crédit, même règle que pour le champ Débit.</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 le mode Montant / Sens:</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indiquer un Débit il faut mentionner “1”, “+1”, ou bien “D”</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Pour indiquer un Crédit, il faut mentionner “-1” ou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EcritureLet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Format AAAAMMJJ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jc w:val="left"/>
              <w:rPr/>
            </w:pPr>
            <w:r w:rsidDel="00000000" w:rsidR="00000000" w:rsidRPr="00000000">
              <w:rPr>
                <w:rtl w:val="0"/>
              </w:rPr>
              <w:t xml:space="preserve">Format AAAAMMJJ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Montantdevise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Valeur maximale:</w:t>
            </w:r>
          </w:p>
          <w:p w:rsidR="00000000" w:rsidDel="00000000" w:rsidP="00000000" w:rsidRDefault="00000000" w:rsidRPr="00000000" w14:paraId="00000C73">
            <w:pPr>
              <w:widowControl w:val="0"/>
              <w:jc w:val="left"/>
              <w:rPr/>
            </w:pPr>
            <w:r w:rsidDel="00000000" w:rsidR="00000000" w:rsidRPr="00000000">
              <w:rPr>
                <w:rtl w:val="0"/>
              </w:rPr>
              <w:t xml:space="preserve">9 999 999 999,99 avec une précision de 2 chiffres après la virgule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Facultatif. Code ISO de la devise avec 3 caractères</w:t>
            </w:r>
          </w:p>
        </w:tc>
      </w:tr>
    </w:tbl>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pStyle w:val="Heading2"/>
        <w:rPr/>
      </w:pPr>
      <w:bookmarkStart w:colFirst="0" w:colLast="0" w:name="_ox02gnd4pfw9" w:id="418"/>
      <w:bookmarkEnd w:id="418"/>
      <w:r w:rsidDel="00000000" w:rsidR="00000000" w:rsidRPr="00000000">
        <w:br w:type="page"/>
      </w:r>
      <w:r w:rsidDel="00000000" w:rsidR="00000000" w:rsidRPr="00000000">
        <w:rPr>
          <w:rtl w:val="0"/>
        </w:rPr>
      </w:r>
    </w:p>
    <w:p w:rsidR="00000000" w:rsidDel="00000000" w:rsidP="00000000" w:rsidRDefault="00000000" w:rsidRPr="00000000" w14:paraId="00000C79">
      <w:pPr>
        <w:pStyle w:val="Heading2"/>
        <w:rPr/>
      </w:pPr>
      <w:bookmarkStart w:colFirst="0" w:colLast="0" w:name="_1yhr1vbt6deq" w:id="419"/>
      <w:bookmarkEnd w:id="419"/>
      <w:r w:rsidDel="00000000" w:rsidR="00000000" w:rsidRPr="00000000">
        <w:rPr>
          <w:rtl w:val="0"/>
        </w:rPr>
        <w:t xml:space="preserve">FEC BNC</w:t>
      </w:r>
    </w:p>
    <w:p w:rsidR="00000000" w:rsidDel="00000000" w:rsidP="00000000" w:rsidRDefault="00000000" w:rsidRPr="00000000" w14:paraId="00000C7A">
      <w:pPr>
        <w:rPr/>
      </w:pPr>
      <w:r w:rsidDel="00000000" w:rsidR="00000000" w:rsidRPr="00000000">
        <w:rPr>
          <w:rtl w:val="0"/>
        </w:rPr>
        <w:t xml:space="preserve">Lors des opérations d’import / export FEC, on peut ajouter l’information concernant la nature des paiements sur chaque ligne. Le format est celui du FEC standard ayant 18 colonnes auquel on ajoute 4 colonnes supplémentaires:</w:t>
      </w:r>
    </w:p>
    <w:p w:rsidR="00000000" w:rsidDel="00000000" w:rsidP="00000000" w:rsidRDefault="00000000" w:rsidRPr="00000000" w14:paraId="00000C7B">
      <w:pPr>
        <w:rPr/>
      </w:pPr>
      <w:r w:rsidDel="00000000" w:rsidR="00000000" w:rsidRPr="00000000">
        <w:rPr>
          <w:rtl w:val="0"/>
        </w:rPr>
      </w:r>
    </w:p>
    <w:tbl>
      <w:tblPr>
        <w:tblStyle w:val="Table1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50"/>
        <w:gridCol w:w="4650"/>
        <w:tblGridChange w:id="0">
          <w:tblGrid>
            <w:gridCol w:w="3000"/>
            <w:gridCol w:w="1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jc w:val="left"/>
              <w:rPr/>
            </w:pPr>
            <w:r w:rsidDel="00000000" w:rsidR="00000000" w:rsidRPr="00000000">
              <w:rPr>
                <w:rtl w:val="0"/>
              </w:rPr>
              <w:t xml:space="preserve">Nom du champ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jc w:val="left"/>
              <w:rPr/>
            </w:pPr>
            <w:r w:rsidDel="00000000" w:rsidR="00000000" w:rsidRPr="00000000">
              <w:rPr>
                <w:rtl w:val="0"/>
              </w:rPr>
              <w:t xml:space="preserve">Limites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DateRglt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jc w:val="left"/>
              <w:rPr/>
            </w:pPr>
            <w:r w:rsidDel="00000000" w:rsidR="00000000" w:rsidRPr="00000000">
              <w:rPr>
                <w:rtl w:val="0"/>
              </w:rPr>
              <w:t xml:space="preserve">Facultatif. Format AAAAMMJJ</w:t>
            </w:r>
          </w:p>
          <w:p w:rsidR="00000000" w:rsidDel="00000000" w:rsidP="00000000" w:rsidRDefault="00000000" w:rsidRPr="00000000" w14:paraId="00000C82">
            <w:pPr>
              <w:widowControl w:val="0"/>
              <w:jc w:val="left"/>
              <w:rPr/>
            </w:pPr>
            <w:r w:rsidDel="00000000" w:rsidR="00000000" w:rsidRPr="00000000">
              <w:rPr>
                <w:rtl w:val="0"/>
              </w:rPr>
              <w:t xml:space="preserve">Si ce champ est omis, le reste des informations sur le paiement seront ignorées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ModeRglt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jc w:val="left"/>
              <w:rPr/>
            </w:pPr>
            <w:r w:rsidDel="00000000" w:rsidR="00000000" w:rsidRPr="00000000">
              <w:rPr>
                <w:rtl w:val="0"/>
              </w:rPr>
              <w:t xml:space="preserve">Facultatif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NatOp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jc w:val="left"/>
              <w:rPr/>
            </w:pPr>
            <w:r w:rsidDel="00000000" w:rsidR="00000000" w:rsidRPr="00000000">
              <w:rPr>
                <w:rtl w:val="0"/>
              </w:rPr>
              <w:t xml:space="preserve">Facultatif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IdClient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jc w:val="left"/>
              <w:rPr/>
            </w:pPr>
            <w:r w:rsidDel="00000000" w:rsidR="00000000" w:rsidRPr="00000000">
              <w:rPr>
                <w:rtl w:val="0"/>
              </w:rPr>
              <w:t xml:space="preserve">Facultatif</w:t>
            </w:r>
          </w:p>
        </w:tc>
      </w:tr>
    </w:tbl>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pStyle w:val="Heading2"/>
        <w:rPr/>
      </w:pPr>
      <w:bookmarkStart w:colFirst="0" w:colLast="0" w:name="_92z2ph5983f0" w:id="420"/>
      <w:bookmarkEnd w:id="420"/>
      <w:r w:rsidDel="00000000" w:rsidR="00000000" w:rsidRPr="00000000">
        <w:br w:type="page"/>
      </w:r>
      <w:r w:rsidDel="00000000" w:rsidR="00000000" w:rsidRPr="00000000">
        <w:rPr>
          <w:rtl w:val="0"/>
        </w:rPr>
      </w:r>
    </w:p>
    <w:p w:rsidR="00000000" w:rsidDel="00000000" w:rsidP="00000000" w:rsidRDefault="00000000" w:rsidRPr="00000000" w14:paraId="00000C8F">
      <w:pPr>
        <w:pStyle w:val="Heading2"/>
        <w:rPr/>
      </w:pPr>
      <w:bookmarkStart w:colFirst="0" w:colLast="0" w:name="_tjh2dbk2ks13" w:id="421"/>
      <w:bookmarkEnd w:id="421"/>
      <w:r w:rsidDel="00000000" w:rsidR="00000000" w:rsidRPr="00000000">
        <w:rPr>
          <w:rtl w:val="0"/>
        </w:rPr>
        <w:t xml:space="preserve">FEC avec Analytique</w:t>
      </w:r>
    </w:p>
    <w:p w:rsidR="00000000" w:rsidDel="00000000" w:rsidP="00000000" w:rsidRDefault="00000000" w:rsidRPr="00000000" w14:paraId="00000C90">
      <w:pPr>
        <w:rPr/>
      </w:pPr>
      <w:r w:rsidDel="00000000" w:rsidR="00000000" w:rsidRPr="00000000">
        <w:rPr>
          <w:rtl w:val="0"/>
        </w:rPr>
        <w:t xml:space="preserve">Lors des opérations d’import / export FEC, on peut ajouter l’information analytique sur chaque ligne. Le format de base est celui du FEC standard ayant minimum 18 colonnes auquel on ajoute par groupe de trois colonnes (Axe, Tag et Valeur) les informations analytiques.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Par exemple, si il y a un maximum de trois tags parmi les lignes d’écritures, il y aura neuf colonnes supplémentaires.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La composition du groupe de colonnes :</w:t>
      </w:r>
    </w:p>
    <w:p w:rsidR="00000000" w:rsidDel="00000000" w:rsidP="00000000" w:rsidRDefault="00000000" w:rsidRPr="00000000" w14:paraId="00000C95">
      <w:pPr>
        <w:rPr/>
      </w:pPr>
      <w:r w:rsidDel="00000000" w:rsidR="00000000" w:rsidRPr="00000000">
        <w:rPr>
          <w:rtl w:val="0"/>
        </w:rPr>
      </w:r>
    </w:p>
    <w:tbl>
      <w:tblPr>
        <w:tblStyle w:val="Table1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50"/>
        <w:gridCol w:w="4650"/>
        <w:tblGridChange w:id="0">
          <w:tblGrid>
            <w:gridCol w:w="3000"/>
            <w:gridCol w:w="1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jc w:val="left"/>
              <w:rPr/>
            </w:pPr>
            <w:r w:rsidDel="00000000" w:rsidR="00000000" w:rsidRPr="00000000">
              <w:rPr>
                <w:rtl w:val="0"/>
              </w:rPr>
              <w:t xml:space="preserve">Nom du champ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jc w:val="left"/>
              <w:rPr/>
            </w:pPr>
            <w:r w:rsidDel="00000000" w:rsidR="00000000" w:rsidRPr="00000000">
              <w:rPr>
                <w:rtl w:val="0"/>
              </w:rPr>
              <w:t xml:space="preserve">Limites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Axe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jc w:val="left"/>
              <w:rPr/>
            </w:pPr>
            <w:r w:rsidDel="00000000" w:rsidR="00000000" w:rsidRPr="00000000">
              <w:rPr>
                <w:rtl w:val="0"/>
              </w:rPr>
              <w:t xml:space="preserve">450 caractères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Valeur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jc w:val="left"/>
              <w:rPr/>
            </w:pPr>
            <w:r w:rsidDel="00000000" w:rsidR="00000000" w:rsidRPr="00000000">
              <w:rPr>
                <w:rtl w:val="0"/>
              </w:rPr>
              <w:t xml:space="preserve">nombre 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jc w:val="left"/>
              <w:rPr/>
            </w:pPr>
            <w:r w:rsidDel="00000000" w:rsidR="00000000" w:rsidRPr="00000000">
              <w:rPr>
                <w:rtl w:val="0"/>
              </w:rPr>
              <w:t xml:space="preserve">En mode nombre: Valeur maximale:</w:t>
            </w:r>
          </w:p>
          <w:p w:rsidR="00000000" w:rsidDel="00000000" w:rsidP="00000000" w:rsidRDefault="00000000" w:rsidRPr="00000000" w14:paraId="00000CA2">
            <w:pPr>
              <w:widowControl w:val="0"/>
              <w:jc w:val="left"/>
              <w:rPr/>
            </w:pPr>
            <w:r w:rsidDel="00000000" w:rsidR="00000000" w:rsidRPr="00000000">
              <w:rPr>
                <w:rtl w:val="0"/>
              </w:rPr>
              <w:t xml:space="preserve">9 999 999 999,99 avec une précision de 2 chiffres après la virgule</w:t>
            </w:r>
          </w:p>
          <w:p w:rsidR="00000000" w:rsidDel="00000000" w:rsidP="00000000" w:rsidRDefault="00000000" w:rsidRPr="00000000" w14:paraId="00000CA3">
            <w:pPr>
              <w:widowControl w:val="0"/>
              <w:jc w:val="left"/>
              <w:rPr/>
            </w:pPr>
            <w:r w:rsidDel="00000000" w:rsidR="00000000" w:rsidRPr="00000000">
              <w:rPr>
                <w:rtl w:val="0"/>
              </w:rPr>
            </w:r>
          </w:p>
          <w:p w:rsidR="00000000" w:rsidDel="00000000" w:rsidP="00000000" w:rsidRDefault="00000000" w:rsidRPr="00000000" w14:paraId="00000CA4">
            <w:pPr>
              <w:widowControl w:val="0"/>
              <w:jc w:val="left"/>
              <w:rPr/>
            </w:pPr>
            <w:r w:rsidDel="00000000" w:rsidR="00000000" w:rsidRPr="00000000">
              <w:rPr>
                <w:rtl w:val="0"/>
              </w:rPr>
              <w:t xml:space="preserve">En mode pourcentage: le caractère % doit être utilisé à la fin pour indiquer un pourcentage, ex : 100%</w:t>
            </w:r>
          </w:p>
        </w:tc>
      </w:tr>
    </w:tbl>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Un axe ne peut pas contenir plus de 100% de la valeur de la ligne mais peut contenir moins de 100%.</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Exemple complet :</w:t>
      </w:r>
    </w:p>
    <w:p w:rsidR="00000000" w:rsidDel="00000000" w:rsidP="00000000" w:rsidRDefault="00000000" w:rsidRPr="00000000" w14:paraId="00000C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281967</wp:posOffset>
            </wp:positionV>
            <wp:extent cx="7087992" cy="2776538"/>
            <wp:effectExtent b="0" l="0" r="0" t="0"/>
            <wp:wrapNone/>
            <wp:docPr id="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7087992" cy="2776538"/>
                    </a:xfrm>
                    <a:prstGeom prst="rect"/>
                    <a:ln/>
                  </pic:spPr>
                </pic:pic>
              </a:graphicData>
            </a:graphic>
          </wp:anchor>
        </w:drawing>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pStyle w:val="Heading2"/>
        <w:rPr/>
      </w:pPr>
      <w:bookmarkStart w:colFirst="0" w:colLast="0" w:name="_k3z3zudmia0j" w:id="422"/>
      <w:bookmarkEnd w:id="422"/>
      <w:r w:rsidDel="00000000" w:rsidR="00000000" w:rsidRPr="00000000">
        <w:rPr>
          <w:rtl w:val="0"/>
        </w:rPr>
        <w:t xml:space="preserve">FEC avec Quantités</w:t>
      </w:r>
    </w:p>
    <w:p w:rsidR="00000000" w:rsidDel="00000000" w:rsidP="00000000" w:rsidRDefault="00000000" w:rsidRPr="00000000" w14:paraId="00000CBE">
      <w:pPr>
        <w:rPr/>
      </w:pPr>
      <w:r w:rsidDel="00000000" w:rsidR="00000000" w:rsidRPr="00000000">
        <w:rPr>
          <w:rtl w:val="0"/>
        </w:rPr>
        <w:t xml:space="preserve">Lors des opérations d’import / export FEC, on peut ajouter l’information des quantités sur chaque ligne. Le format de base est celui du FEC standard ayant minimum 18 colonnes auquel on ajoute deux colonnes Quantite1 et Quantite2.</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La quantité sera défini avec son unité, par exemple : “15kg” ou “1,35 litres”. Une ligne ne pourra pas avoir deux quantités sur le même type d’unité. Par exemple : 500l et 15m3, qui sont tous les deux des unités de volumes, cela est interdit.</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tbl>
      <w:tblPr>
        <w:tblStyle w:val="Table1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50"/>
        <w:gridCol w:w="4650"/>
        <w:tblGridChange w:id="0">
          <w:tblGrid>
            <w:gridCol w:w="3000"/>
            <w:gridCol w:w="1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jc w:val="left"/>
              <w:rPr/>
            </w:pPr>
            <w:r w:rsidDel="00000000" w:rsidR="00000000" w:rsidRPr="00000000">
              <w:rPr>
                <w:rtl w:val="0"/>
              </w:rPr>
              <w:t xml:space="preserve">Nom du champ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jc w:val="left"/>
              <w:rPr/>
            </w:pPr>
            <w:r w:rsidDel="00000000" w:rsidR="00000000" w:rsidRPr="00000000">
              <w:rPr>
                <w:rtl w:val="0"/>
              </w:rPr>
              <w:t xml:space="preserve">Limites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Quantite1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jc w:val="left"/>
              <w:rPr/>
            </w:pPr>
            <w:r w:rsidDel="00000000" w:rsidR="00000000" w:rsidRPr="00000000">
              <w:rPr>
                <w:rtl w:val="0"/>
              </w:rPr>
              <w:t xml:space="preserve">Facultatif. Le format est: &lt;nombre&gt; &lt;unité&gt;</w:t>
            </w:r>
          </w:p>
          <w:p w:rsidR="00000000" w:rsidDel="00000000" w:rsidP="00000000" w:rsidRDefault="00000000" w:rsidRPr="00000000" w14:paraId="00000CC9">
            <w:pPr>
              <w:widowControl w:val="0"/>
              <w:jc w:val="left"/>
              <w:rPr/>
            </w:pPr>
            <w:r w:rsidDel="00000000" w:rsidR="00000000" w:rsidRPr="00000000">
              <w:rPr>
                <w:rtl w:val="0"/>
              </w:rPr>
              <w:t xml:space="preserve">Exemples valides: 50 m, 50L, 50 kilo, 50 zzz.</w:t>
            </w:r>
          </w:p>
          <w:p w:rsidR="00000000" w:rsidDel="00000000" w:rsidP="00000000" w:rsidRDefault="00000000" w:rsidRPr="00000000" w14:paraId="00000CCA">
            <w:pPr>
              <w:widowControl w:val="0"/>
              <w:jc w:val="left"/>
              <w:rPr/>
            </w:pPr>
            <w:r w:rsidDel="00000000" w:rsidR="00000000" w:rsidRPr="00000000">
              <w:rPr>
                <w:rtl w:val="0"/>
              </w:rPr>
              <w:t xml:space="preserve">Nombre: valeur maximale de</w:t>
            </w:r>
          </w:p>
          <w:p w:rsidR="00000000" w:rsidDel="00000000" w:rsidP="00000000" w:rsidRDefault="00000000" w:rsidRPr="00000000" w14:paraId="00000CCB">
            <w:pPr>
              <w:widowControl w:val="0"/>
              <w:jc w:val="left"/>
              <w:rPr/>
            </w:pPr>
            <w:r w:rsidDel="00000000" w:rsidR="00000000" w:rsidRPr="00000000">
              <w:rPr>
                <w:rtl w:val="0"/>
              </w:rPr>
              <w:t xml:space="preserve">9 999 999 999 999 999,99 avec une précision de 2 chiffres après la virgule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Quantite2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jc w:val="left"/>
              <w:rPr/>
            </w:pPr>
            <w:r w:rsidDel="00000000" w:rsidR="00000000" w:rsidRPr="00000000">
              <w:rPr>
                <w:rtl w:val="0"/>
              </w:rPr>
              <w:t xml:space="preserve">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jc w:val="left"/>
              <w:rPr/>
            </w:pPr>
            <w:r w:rsidDel="00000000" w:rsidR="00000000" w:rsidRPr="00000000">
              <w:rPr>
                <w:rtl w:val="0"/>
              </w:rPr>
              <w:t xml:space="preserve">Idem Quantite1</w:t>
            </w:r>
          </w:p>
        </w:tc>
      </w:tr>
    </w:tbl>
    <w:p w:rsidR="00000000" w:rsidDel="00000000" w:rsidP="00000000" w:rsidRDefault="00000000" w:rsidRPr="00000000" w14:paraId="00000CCF">
      <w:pPr>
        <w:rPr/>
      </w:pPr>
      <w:r w:rsidDel="00000000" w:rsidR="00000000" w:rsidRPr="00000000">
        <w:rPr>
          <w:rtl w:val="0"/>
        </w:rPr>
      </w:r>
    </w:p>
    <w:sectPr>
      <w:headerReference r:id="rId52" w:type="default"/>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0">
    <w:pPr>
      <w:pageBreakBefore w:val="0"/>
      <w:jc w:val="center"/>
      <w:rPr>
        <w:color w:val="999999"/>
      </w:rPr>
    </w:pPr>
    <w:r w:rsidDel="00000000" w:rsidR="00000000" w:rsidRPr="00000000">
      <w:rPr>
        <w:rFonts w:ascii="Roboto" w:cs="Roboto" w:eastAsia="Roboto" w:hAnsi="Roboto"/>
        <w:color w:val="999999"/>
        <w:rtl w:val="0"/>
      </w:rPr>
      <w:t xml:space="preserve">v0.</w:t>
    </w:r>
    <w:r w:rsidDel="00000000" w:rsidR="00000000" w:rsidRPr="00000000">
      <w:rPr>
        <w:color w:val="999999"/>
        <w:rtl w:val="0"/>
      </w:rPr>
      <w:t xml:space="preserve">1</w:t>
    </w:r>
    <w:r w:rsidDel="00000000" w:rsidR="00000000" w:rsidRPr="00000000">
      <w:rPr>
        <w:rFonts w:ascii="Roboto" w:cs="Roboto" w:eastAsia="Roboto" w:hAnsi="Roboto"/>
        <w:color w:val="999999"/>
        <w:rtl w:val="0"/>
      </w:rPr>
      <w:t xml:space="preserve"> - </w:t>
    </w:r>
    <w:r w:rsidDel="00000000" w:rsidR="00000000" w:rsidRPr="00000000">
      <w:rPr>
        <w:color w:val="999999"/>
        <w:rtl w:val="0"/>
      </w:rPr>
      <w:t xml:space="preserve">04</w:t>
    </w:r>
    <w:r w:rsidDel="00000000" w:rsidR="00000000" w:rsidRPr="00000000">
      <w:rPr>
        <w:rFonts w:ascii="Roboto" w:cs="Roboto" w:eastAsia="Roboto" w:hAnsi="Roboto"/>
        <w:color w:val="999999"/>
        <w:rtl w:val="0"/>
      </w:rPr>
      <w:t xml:space="preserve">/202</w:t>
    </w:r>
    <w:r w:rsidDel="00000000" w:rsidR="00000000" w:rsidRPr="00000000">
      <w:rPr>
        <w:color w:val="999999"/>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a202c"/>
        <w:sz w:val="22"/>
        <w:szCs w:val="22"/>
        <w:lang w:val="f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Roboto" w:cs="Roboto" w:eastAsia="Roboto" w:hAnsi="Roboto"/>
      <w:color w:val="434343"/>
      <w:sz w:val="40"/>
      <w:szCs w:val="40"/>
    </w:rPr>
  </w:style>
  <w:style w:type="paragraph" w:styleId="Heading2">
    <w:name w:val="heading 2"/>
    <w:basedOn w:val="Normal"/>
    <w:next w:val="Normal"/>
    <w:pPr>
      <w:keepNext w:val="1"/>
      <w:keepLines w:val="1"/>
      <w:pageBreakBefore w:val="0"/>
      <w:spacing w:after="120" w:before="360" w:lineRule="auto"/>
    </w:pPr>
    <w:rPr>
      <w:rFonts w:ascii="Roboto" w:cs="Roboto" w:eastAsia="Roboto" w:hAnsi="Roboto"/>
      <w:color w:val="434343"/>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before="300" w:line="360" w:lineRule="auto"/>
    </w:pPr>
    <w:rPr>
      <w:rFonts w:ascii="Roboto" w:cs="Roboto" w:eastAsia="Roboto" w:hAnsi="Roboto"/>
      <w:color w:val="434343"/>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edprodapi.azurewebsites.net/api/app/enterprises/%7BenterpriseId%7D/Juridique" TargetMode="External"/><Relationship Id="rId42" Type="http://schemas.openxmlformats.org/officeDocument/2006/relationships/hyperlink" Target="https://fredprodapi.azurewebsites.net/api/app/enterprises/%7BenterpriseId%7D/Juridique" TargetMode="External"/><Relationship Id="rId41" Type="http://schemas.openxmlformats.org/officeDocument/2006/relationships/hyperlink" Target="https://fredprodapi.azurewebsites.net/api/app/enterprises/%7BenterpriseId%7D/Juridique" TargetMode="External"/><Relationship Id="rId44" Type="http://schemas.openxmlformats.org/officeDocument/2006/relationships/hyperlink" Target="https://learn.microsoft.com/fr-fr/dotnet/standard/base-types/regular-expression-language-quick-reference#substitutions" TargetMode="External"/><Relationship Id="rId43" Type="http://schemas.openxmlformats.org/officeDocument/2006/relationships/hyperlink" Target="https://learn.microsoft.com/fr-fr/dotnet/standard/base-types/regular-expression-language-quick-reference" TargetMode="External"/><Relationship Id="rId46" Type="http://schemas.openxmlformats.org/officeDocument/2006/relationships/hyperlink" Target="https://learn.microsoft.com/fr-fr/dotnet/standard/base-types/regular-expression-language-quick-reference" TargetMode="External"/><Relationship Id="rId45" Type="http://schemas.openxmlformats.org/officeDocument/2006/relationships/hyperlink" Target="https://learn.microsoft.com/fr-fr/dotnet/standard/base-types/regular-expression-language-quick-re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h.freddelacompta.com/identity/connect/token" TargetMode="External"/><Relationship Id="rId48" Type="http://schemas.openxmlformats.org/officeDocument/2006/relationships/hyperlink" Target="https://learn.microsoft.com/fr-fr/dotnet/standard/base-types/regular-expression-language-quick-reference#substitutions" TargetMode="External"/><Relationship Id="rId47" Type="http://schemas.openxmlformats.org/officeDocument/2006/relationships/hyperlink" Target="https://learn.microsoft.com/fr-fr/dotnet/standard/base-types/regular-expression-language-quick-reference" TargetMode="External"/><Relationship Id="rId49" Type="http://schemas.openxmlformats.org/officeDocument/2006/relationships/hyperlink" Target="https://learn.microsoft.com/fr-fr/dotnet/standard/base-types/regular-expression-language-quick-reference#substitution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uth.freddelacompta.com/identity/connect/token" TargetMode="External"/><Relationship Id="rId8" Type="http://schemas.openxmlformats.org/officeDocument/2006/relationships/hyperlink" Target="https://auth.freddelacompta.com/identity/connect/token" TargetMode="External"/><Relationship Id="rId31" Type="http://schemas.openxmlformats.org/officeDocument/2006/relationships/hyperlink" Target="https://api.freddelacompta.com/api/app/entreprises/%7BenterpriseId%7D/reviews" TargetMode="External"/><Relationship Id="rId30" Type="http://schemas.openxmlformats.org/officeDocument/2006/relationships/hyperlink" Target="https://api.freddelacompta.com/api/app/entreprises/%7BenterpriseId%7D/reviews" TargetMode="External"/><Relationship Id="rId33" Type="http://schemas.openxmlformats.org/officeDocument/2006/relationships/hyperlink" Target="https://fredprodapi.azurewebsites.net/api/app/enterprises/%7BenterpriseId%7D/Juridique" TargetMode="External"/><Relationship Id="rId32" Type="http://schemas.openxmlformats.org/officeDocument/2006/relationships/hyperlink" Target="https://api.freddelacompta.com/api/app/entreprises/%7BenterpriseId%7D/reviews" TargetMode="External"/><Relationship Id="rId35" Type="http://schemas.openxmlformats.org/officeDocument/2006/relationships/hyperlink" Target="https://fredprodapi.azurewebsites.net/api/app/enterprises/%7BenterpriseId%7D/Juridique" TargetMode="External"/><Relationship Id="rId34" Type="http://schemas.openxmlformats.org/officeDocument/2006/relationships/hyperlink" Target="https://fredprodapi.azurewebsites.net/api/app/enterprises/%7BenterpriseId%7D/Juridique" TargetMode="External"/><Relationship Id="rId37" Type="http://schemas.openxmlformats.org/officeDocument/2006/relationships/hyperlink" Target="https://fredprodapi.azurewebsites.net/api/app/enterprises/%7BenterpriseId%7D/Juridique" TargetMode="External"/><Relationship Id="rId36" Type="http://schemas.openxmlformats.org/officeDocument/2006/relationships/hyperlink" Target="https://fredprodapi.azurewebsites.net/api/app/enterprises/%7BenterpriseId%7D/Juridique" TargetMode="External"/><Relationship Id="rId39" Type="http://schemas.openxmlformats.org/officeDocument/2006/relationships/hyperlink" Target="https://fredprodapi.azurewebsites.net/api/app/enterprises/%7BenterpriseId%7D/Juridique" TargetMode="External"/><Relationship Id="rId38" Type="http://schemas.openxmlformats.org/officeDocument/2006/relationships/hyperlink" Target="https://fredprodapi.azurewebsites.net/api/app/enterprises/%7BenterpriseId%7D/Juridique" TargetMode="External"/><Relationship Id="rId20" Type="http://schemas.openxmlformats.org/officeDocument/2006/relationships/hyperlink" Target="https://fredprodapi.azurewebsites.net/api/app/enterprises/%7BenterpriseId%7D/Juridique" TargetMode="External"/><Relationship Id="rId22" Type="http://schemas.openxmlformats.org/officeDocument/2006/relationships/hyperlink" Target="https://api.inqom.com/api/companies/%7Bcompanyid%7D/entrylines/count" TargetMode="External"/><Relationship Id="rId21" Type="http://schemas.openxmlformats.org/officeDocument/2006/relationships/hyperlink" Target="https://fredprodapi.azurewebsites.net/api/app/enterprises/%7BenterpriseId%7D/Juridique" TargetMode="External"/><Relationship Id="rId24" Type="http://schemas.openxmlformats.org/officeDocument/2006/relationships/hyperlink" Target="https://api.inqom.com/api/companies/%7Bcompanyid%7D/entrylines/count" TargetMode="External"/><Relationship Id="rId23" Type="http://schemas.openxmlformats.org/officeDocument/2006/relationships/hyperlink" Target="https://api.inqom.com/api/companies/%7Bcompanyid%7D/entries" TargetMode="External"/><Relationship Id="rId26" Type="http://schemas.openxmlformats.org/officeDocument/2006/relationships/hyperlink" Target="https://api.inqom.com/api/companies/%7Bcompanyid%7D/entries" TargetMode="External"/><Relationship Id="rId25" Type="http://schemas.openxmlformats.org/officeDocument/2006/relationships/hyperlink" Target="https://api.inqom.com/api/companies/%7Bcompanyid%7D/entries" TargetMode="External"/><Relationship Id="rId28" Type="http://schemas.openxmlformats.org/officeDocument/2006/relationships/hyperlink" Target="https://api.freddelacompta.com/api/app/entreprises/%7BenterpriseId%7D/reviews" TargetMode="External"/><Relationship Id="rId27" Type="http://schemas.openxmlformats.org/officeDocument/2006/relationships/hyperlink" Target="https://api.freddelacompta.com/api/app/entreprises/%7BenterpriseId%7D/reviews" TargetMode="External"/><Relationship Id="rId29" Type="http://schemas.openxmlformats.org/officeDocument/2006/relationships/hyperlink" Target="https://api.freddelacompta.com/api/app/entreprises/%7BenterpriseId%7D/reviews" TargetMode="External"/><Relationship Id="rId51" Type="http://schemas.openxmlformats.org/officeDocument/2006/relationships/image" Target="media/image1.png"/><Relationship Id="rId50" Type="http://schemas.openxmlformats.org/officeDocument/2006/relationships/hyperlink" Target="https://learn.microsoft.com/fr-fr/dotnet/standard/base-types/regular-expression-language-quick-reference"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wa-fred-accounting-services-prod.azurewebsites.net" TargetMode="External"/><Relationship Id="rId10" Type="http://schemas.openxmlformats.org/officeDocument/2006/relationships/hyperlink" Target="https://fredstagingidentityapi.azurewebsites.net/identity/connect/token" TargetMode="External"/><Relationship Id="rId13" Type="http://schemas.openxmlformats.org/officeDocument/2006/relationships/hyperlink" Target="https://api.freddelacompta.com/api/app/entreprises/%7BenterpriseId%7D/reviews" TargetMode="External"/><Relationship Id="rId12" Type="http://schemas.openxmlformats.org/officeDocument/2006/relationships/hyperlink" Target="https://fredstagingapi.azurewebsites.net/index.html" TargetMode="External"/><Relationship Id="rId15" Type="http://schemas.openxmlformats.org/officeDocument/2006/relationships/hyperlink" Target="https://api.freddelacompta.com/api/app/entreprises/%7BenterpriseId%7D/reviews" TargetMode="External"/><Relationship Id="rId14" Type="http://schemas.openxmlformats.org/officeDocument/2006/relationships/hyperlink" Target="https://api.freddelacompta.com/api/app/entreprises/%7BenterpriseId%7D/reviews" TargetMode="External"/><Relationship Id="rId17" Type="http://schemas.openxmlformats.org/officeDocument/2006/relationships/hyperlink" Target="https://api.freddelacompta.com/api/app/entreprises/%7BenterpriseId%7D/reviews" TargetMode="External"/><Relationship Id="rId16" Type="http://schemas.openxmlformats.org/officeDocument/2006/relationships/hyperlink" Target="https://api.freddelacompta.com/api/app/entreprises/%7BenterpriseId%7D/reviews" TargetMode="External"/><Relationship Id="rId19" Type="http://schemas.openxmlformats.org/officeDocument/2006/relationships/hyperlink" Target="https://fredprodapi.azurewebsites.net/api/app/enterprises/%7BenterpriseId%7D/Juridique" TargetMode="External"/><Relationship Id="rId18" Type="http://schemas.openxmlformats.org/officeDocument/2006/relationships/hyperlink" Target="https://fredprodapi.azurewebsites.net/api/app/enterprises/%7BenterpriseId%7D/Juridiq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